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44FC86" w14:textId="56104F11" w:rsidR="00D0434B" w:rsidRPr="00DC1B3B" w:rsidRDefault="00D42066" w:rsidP="00442796">
      <w:pPr>
        <w:pStyle w:val="Heading2"/>
        <w:spacing w:before="360" w:after="80" w:line="360" w:lineRule="auto"/>
        <w:rPr>
          <w:rFonts w:ascii="Times New Roman" w:eastAsia="Times New Roman" w:hAnsi="Times New Roman" w:cs="Times New Roman"/>
          <w:sz w:val="24"/>
          <w:szCs w:val="24"/>
        </w:rPr>
      </w:pPr>
      <w:r w:rsidRPr="00DC1B3B">
        <w:rPr>
          <w:rFonts w:ascii="Times New Roman" w:eastAsia="Times New Roman" w:hAnsi="Times New Roman" w:cs="Times New Roman"/>
          <w:sz w:val="24"/>
          <w:szCs w:val="24"/>
        </w:rPr>
        <w:t>Functional</w:t>
      </w:r>
      <w:r w:rsidR="00D0434B" w:rsidRPr="00DC1B3B">
        <w:rPr>
          <w:rFonts w:ascii="Times New Roman" w:eastAsia="Times New Roman" w:hAnsi="Times New Roman" w:cs="Times New Roman"/>
          <w:sz w:val="24"/>
          <w:szCs w:val="24"/>
        </w:rPr>
        <w:t xml:space="preserve"> diversity in aquatic ecosystems yields enhanced nutritional benefits </w:t>
      </w:r>
    </w:p>
    <w:p w14:paraId="3D986B4F" w14:textId="77777777" w:rsidR="00442796" w:rsidRPr="00DC1B3B" w:rsidRDefault="00442796" w:rsidP="00442796">
      <w:pPr>
        <w:pStyle w:val="Heading2"/>
        <w:spacing w:before="360" w:after="80" w:line="360" w:lineRule="auto"/>
        <w:rPr>
          <w:rFonts w:ascii="Times New Roman" w:hAnsi="Times New Roman" w:cs="Times New Roman"/>
          <w:sz w:val="24"/>
          <w:szCs w:val="24"/>
        </w:rPr>
      </w:pPr>
      <w:commentRangeStart w:id="0"/>
      <w:r w:rsidRPr="00DC1B3B">
        <w:rPr>
          <w:rFonts w:ascii="Times New Roman" w:eastAsia="Times New Roman" w:hAnsi="Times New Roman" w:cs="Times New Roman"/>
          <w:sz w:val="24"/>
          <w:szCs w:val="24"/>
        </w:rPr>
        <w:t>Abstract</w:t>
      </w:r>
      <w:commentRangeEnd w:id="0"/>
      <w:r w:rsidR="00A11176" w:rsidRPr="00767A41">
        <w:rPr>
          <w:rStyle w:val="CommentReference"/>
          <w:rFonts w:ascii="Times New Roman" w:eastAsia="Arial" w:hAnsi="Times New Roman" w:cs="Times New Roman"/>
          <w:b w:val="0"/>
          <w:sz w:val="24"/>
          <w:szCs w:val="24"/>
        </w:rPr>
        <w:commentReference w:id="0"/>
      </w:r>
    </w:p>
    <w:p w14:paraId="1B598C3E" w14:textId="73D0408E" w:rsidR="00442796" w:rsidRPr="00DC1B3B" w:rsidRDefault="00442796" w:rsidP="00B3189C">
      <w:pPr>
        <w:rPr>
          <w:rFonts w:ascii="Times New Roman" w:eastAsia="Times New Roman" w:hAnsi="Times New Roman" w:cs="Times New Roman"/>
        </w:rPr>
      </w:pPr>
      <w:r w:rsidRPr="00DC1B3B">
        <w:rPr>
          <w:rFonts w:ascii="Times New Roman" w:eastAsia="Times New Roman" w:hAnsi="Times New Roman" w:cs="Times New Roman"/>
        </w:rPr>
        <w:t xml:space="preserve">While food provisioning is one of the most widely acknowledged ecosystem services provided by aquatic ecosystems, the role of seafood as a source of valuable micronutrients scarce in the human diet is often overlooked. </w:t>
      </w:r>
      <w:r w:rsidR="00B3189C" w:rsidRPr="00DC1B3B">
        <w:rPr>
          <w:rFonts w:ascii="Times New Roman" w:eastAsia="Times New Roman" w:hAnsi="Times New Roman" w:cs="Times New Roman"/>
        </w:rPr>
        <w:t xml:space="preserve">The ecological mechanisms responsible for a nutritionally diverse set of seafood species are not well understood, despite heavy research emphasis on the ecological mechanisms responsible for fisheries productivity. </w:t>
      </w:r>
      <w:r w:rsidR="00D57615" w:rsidRPr="00DC1B3B">
        <w:rPr>
          <w:rFonts w:ascii="Times New Roman" w:hAnsi="Times New Roman" w:cs="Times New Roman"/>
        </w:rPr>
        <w:t xml:space="preserve">A primary </w:t>
      </w:r>
      <w:r w:rsidR="00B3189C" w:rsidRPr="00DC1B3B">
        <w:rPr>
          <w:rFonts w:ascii="Times New Roman" w:hAnsi="Times New Roman" w:cs="Times New Roman"/>
        </w:rPr>
        <w:t>challenge in</w:t>
      </w:r>
      <w:r w:rsidR="00DF3C4B" w:rsidRPr="00DC1B3B">
        <w:rPr>
          <w:rFonts w:ascii="Times New Roman" w:hAnsi="Times New Roman" w:cs="Times New Roman"/>
        </w:rPr>
        <w:t xml:space="preserve"> l</w:t>
      </w:r>
      <w:r w:rsidR="00B3189C" w:rsidRPr="00DC1B3B">
        <w:rPr>
          <w:rFonts w:ascii="Times New Roman" w:hAnsi="Times New Roman" w:cs="Times New Roman"/>
        </w:rPr>
        <w:t>inking ecological processes to</w:t>
      </w:r>
      <w:r w:rsidR="00DF3C4B" w:rsidRPr="00DC1B3B">
        <w:rPr>
          <w:rFonts w:ascii="Times New Roman" w:hAnsi="Times New Roman" w:cs="Times New Roman"/>
        </w:rPr>
        <w:t xml:space="preserve"> human </w:t>
      </w:r>
      <w:del w:id="1" w:author="Joey Bernhardt" w:date="2016-01-05T18:57:00Z">
        <w:r w:rsidR="00D57615" w:rsidRPr="00DC1B3B" w:rsidDel="00A23C48">
          <w:rPr>
            <w:rFonts w:ascii="Times New Roman" w:hAnsi="Times New Roman" w:cs="Times New Roman"/>
          </w:rPr>
          <w:delText>well being</w:delText>
        </w:r>
      </w:del>
      <w:proofErr w:type="gramStart"/>
      <w:ins w:id="2" w:author="Joey Bernhardt" w:date="2016-01-05T18:57:00Z">
        <w:r w:rsidR="00A23C48" w:rsidRPr="00DC1B3B">
          <w:rPr>
            <w:rFonts w:ascii="Times New Roman" w:hAnsi="Times New Roman" w:cs="Times New Roman"/>
          </w:rPr>
          <w:t>well-being</w:t>
        </w:r>
      </w:ins>
      <w:proofErr w:type="gramEnd"/>
      <w:r w:rsidR="00DF3C4B" w:rsidRPr="00DC1B3B">
        <w:rPr>
          <w:rFonts w:ascii="Times New Roman" w:hAnsi="Times New Roman" w:cs="Times New Roman"/>
        </w:rPr>
        <w:t xml:space="preserve"> </w:t>
      </w:r>
      <w:r w:rsidR="00D57615" w:rsidRPr="00DC1B3B">
        <w:rPr>
          <w:rFonts w:ascii="Times New Roman" w:hAnsi="Times New Roman" w:cs="Times New Roman"/>
        </w:rPr>
        <w:t>is identifying</w:t>
      </w:r>
      <w:r w:rsidR="00DF3C4B" w:rsidRPr="00DC1B3B">
        <w:rPr>
          <w:rFonts w:ascii="Times New Roman" w:hAnsi="Times New Roman" w:cs="Times New Roman"/>
        </w:rPr>
        <w:t xml:space="preserve"> comparable metrics for ecological properties and human benefits. For nutritional value, one metric that facilitates comparisons is the nutrient content in an edible portion relative to daily reference intake values (DRI)</w:t>
      </w:r>
      <w:r w:rsidR="00B3189C" w:rsidRPr="00DC1B3B">
        <w:rPr>
          <w:rFonts w:ascii="Times New Roman" w:hAnsi="Times New Roman" w:cs="Times New Roman"/>
        </w:rPr>
        <w:t xml:space="preserve">. </w:t>
      </w:r>
      <w:ins w:id="3" w:author="Joey Bernhardt" w:date="2015-12-15T07:51:00Z">
        <w:r w:rsidR="006745AE" w:rsidRPr="00DC1B3B">
          <w:rPr>
            <w:rFonts w:ascii="Times New Roman" w:eastAsia="Times New Roman" w:hAnsi="Times New Roman" w:cs="Times New Roman"/>
          </w:rPr>
          <w:t xml:space="preserve">The nutrition benefits that humans derive from seafood are </w:t>
        </w:r>
      </w:ins>
      <w:ins w:id="4" w:author="Joey Bernhardt" w:date="2015-12-15T08:00:00Z">
        <w:r w:rsidR="00996881" w:rsidRPr="00DC1B3B">
          <w:rPr>
            <w:rFonts w:ascii="Times New Roman" w:eastAsia="Times New Roman" w:hAnsi="Times New Roman" w:cs="Times New Roman"/>
          </w:rPr>
          <w:t xml:space="preserve">not </w:t>
        </w:r>
      </w:ins>
      <w:ins w:id="5" w:author="Joey Bernhardt" w:date="2015-12-15T07:54:00Z">
        <w:r w:rsidR="006745AE" w:rsidRPr="00DC1B3B">
          <w:rPr>
            <w:rFonts w:ascii="Times New Roman" w:eastAsia="Times New Roman" w:hAnsi="Times New Roman" w:cs="Times New Roman"/>
          </w:rPr>
          <w:t>directly related to</w:t>
        </w:r>
      </w:ins>
      <w:ins w:id="6" w:author="Joey Bernhardt" w:date="2015-12-15T07:51:00Z">
        <w:r w:rsidR="006745AE" w:rsidRPr="00DC1B3B">
          <w:rPr>
            <w:rFonts w:ascii="Times New Roman" w:eastAsia="Times New Roman" w:hAnsi="Times New Roman" w:cs="Times New Roman"/>
          </w:rPr>
          <w:t xml:space="preserve"> the whole body stoichiometry of aquatic species, since the commonly consumed parts of aquatic species (i.e. the edible portion), range from the whole body (i.e. for shrimps) to highly </w:t>
        </w:r>
      </w:ins>
      <w:ins w:id="7" w:author="Joey Bernhardt" w:date="2015-12-15T07:55:00Z">
        <w:r w:rsidR="006745AE" w:rsidRPr="00DC1B3B">
          <w:rPr>
            <w:rFonts w:ascii="Times New Roman" w:eastAsia="Times New Roman" w:hAnsi="Times New Roman" w:cs="Times New Roman"/>
          </w:rPr>
          <w:t>restricted</w:t>
        </w:r>
      </w:ins>
      <w:ins w:id="8" w:author="Joey Bernhardt" w:date="2015-12-15T07:51:00Z">
        <w:r w:rsidR="006745AE" w:rsidRPr="00DC1B3B">
          <w:rPr>
            <w:rFonts w:ascii="Times New Roman" w:eastAsia="Times New Roman" w:hAnsi="Times New Roman" w:cs="Times New Roman"/>
          </w:rPr>
          <w:t xml:space="preserve"> portions of muscle tissue (i.e. tuna fillets)</w:t>
        </w:r>
      </w:ins>
      <w:ins w:id="9" w:author="Joey Bernhardt" w:date="2015-12-15T08:02:00Z">
        <w:r w:rsidR="00996881" w:rsidRPr="00DC1B3B">
          <w:rPr>
            <w:rFonts w:ascii="Times New Roman" w:eastAsia="Times New Roman" w:hAnsi="Times New Roman" w:cs="Times New Roman"/>
          </w:rPr>
          <w:t>, and nutrients are not evenly distributed across all tissues</w:t>
        </w:r>
      </w:ins>
      <w:ins w:id="10" w:author="Joey Bernhardt" w:date="2015-12-15T07:51:00Z">
        <w:r w:rsidR="006745AE" w:rsidRPr="00DC1B3B">
          <w:rPr>
            <w:rFonts w:ascii="Times New Roman" w:eastAsia="Times New Roman" w:hAnsi="Times New Roman" w:cs="Times New Roman"/>
          </w:rPr>
          <w:t xml:space="preserve">. </w:t>
        </w:r>
      </w:ins>
      <w:ins w:id="11" w:author="Joey Bernhardt" w:date="2015-12-15T07:52:00Z">
        <w:r w:rsidR="006745AE" w:rsidRPr="00DC1B3B">
          <w:rPr>
            <w:rFonts w:ascii="Times New Roman" w:eastAsia="Times New Roman" w:hAnsi="Times New Roman" w:cs="Times New Roman"/>
          </w:rPr>
          <w:t>To address this issue of selective human dietary practices, w</w:t>
        </w:r>
      </w:ins>
      <w:r w:rsidR="00DF3C4B" w:rsidRPr="00DC1B3B">
        <w:rPr>
          <w:rFonts w:ascii="Times New Roman" w:eastAsia="Times New Roman" w:hAnsi="Times New Roman" w:cs="Times New Roman"/>
        </w:rPr>
        <w:t>e</w:t>
      </w:r>
      <w:r w:rsidR="00D0434B" w:rsidRPr="00DC1B3B">
        <w:rPr>
          <w:rFonts w:ascii="Times New Roman" w:eastAsia="Times New Roman" w:hAnsi="Times New Roman" w:cs="Times New Roman"/>
        </w:rPr>
        <w:t xml:space="preserve"> used dietary food composition data</w:t>
      </w:r>
      <w:ins w:id="12" w:author="Joey Bernhardt" w:date="2015-12-15T07:52:00Z">
        <w:r w:rsidR="006745AE" w:rsidRPr="00DC1B3B">
          <w:rPr>
            <w:rFonts w:ascii="Times New Roman" w:eastAsia="Times New Roman" w:hAnsi="Times New Roman" w:cs="Times New Roman"/>
          </w:rPr>
          <w:t>, which is restricted to the edible portion,</w:t>
        </w:r>
      </w:ins>
      <w:r w:rsidR="00D0434B" w:rsidRPr="00DC1B3B">
        <w:rPr>
          <w:rFonts w:ascii="Times New Roman" w:eastAsia="Times New Roman" w:hAnsi="Times New Roman" w:cs="Times New Roman"/>
        </w:rPr>
        <w:t xml:space="preserve"> to</w:t>
      </w:r>
      <w:r w:rsidR="00DF3C4B" w:rsidRPr="00DC1B3B">
        <w:rPr>
          <w:rFonts w:ascii="Times New Roman" w:eastAsia="Times New Roman" w:hAnsi="Times New Roman" w:cs="Times New Roman"/>
        </w:rPr>
        <w:t xml:space="preserve"> analyze the </w:t>
      </w:r>
      <w:r w:rsidR="00B3189C" w:rsidRPr="00DC1B3B">
        <w:rPr>
          <w:rFonts w:ascii="Times New Roman" w:eastAsia="Times New Roman" w:hAnsi="Times New Roman" w:cs="Times New Roman"/>
        </w:rPr>
        <w:t xml:space="preserve">relationship between </w:t>
      </w:r>
      <w:ins w:id="13" w:author="Joey Bernhardt" w:date="2015-12-15T07:37:00Z">
        <w:r w:rsidR="001875F2" w:rsidRPr="00DC1B3B">
          <w:rPr>
            <w:rFonts w:ascii="Times New Roman" w:eastAsia="Times New Roman" w:hAnsi="Times New Roman" w:cs="Times New Roman"/>
          </w:rPr>
          <w:t xml:space="preserve">species’ traits and their </w:t>
        </w:r>
      </w:ins>
      <w:r w:rsidR="004E60E0" w:rsidRPr="00DC1B3B">
        <w:rPr>
          <w:rFonts w:ascii="Times New Roman" w:eastAsia="Times New Roman" w:hAnsi="Times New Roman" w:cs="Times New Roman"/>
        </w:rPr>
        <w:t xml:space="preserve">nutritional value in terms of DRI. </w:t>
      </w:r>
      <w:r w:rsidR="00B3189C" w:rsidRPr="00DC1B3B">
        <w:rPr>
          <w:rFonts w:ascii="Times New Roman" w:eastAsia="Times New Roman" w:hAnsi="Times New Roman" w:cs="Times New Roman"/>
        </w:rPr>
        <w:t xml:space="preserve">We find that </w:t>
      </w:r>
      <w:r w:rsidR="00D57615" w:rsidRPr="00DC1B3B">
        <w:rPr>
          <w:rFonts w:ascii="Times New Roman" w:eastAsia="Times New Roman" w:hAnsi="Times New Roman" w:cs="Times New Roman"/>
        </w:rPr>
        <w:t xml:space="preserve">there is a high degree of variability in nutrient profiles across taxa, and that </w:t>
      </w:r>
      <w:r w:rsidR="00B3189C" w:rsidRPr="00DC1B3B">
        <w:rPr>
          <w:rFonts w:ascii="Times New Roman" w:eastAsia="Times New Roman" w:hAnsi="Times New Roman" w:cs="Times New Roman"/>
        </w:rPr>
        <w:t xml:space="preserve">increasing functional diversity contributes to </w:t>
      </w:r>
      <w:r w:rsidR="001C551A" w:rsidRPr="00DC1B3B">
        <w:rPr>
          <w:rFonts w:ascii="Times New Roman" w:eastAsia="Times New Roman" w:hAnsi="Times New Roman" w:cs="Times New Roman"/>
        </w:rPr>
        <w:t xml:space="preserve">increased </w:t>
      </w:r>
      <w:ins w:id="14" w:author="Joey Bernhardt" w:date="2015-12-18T15:22:00Z">
        <w:r w:rsidR="00445BB7" w:rsidRPr="00DC1B3B">
          <w:rPr>
            <w:rFonts w:ascii="Times New Roman" w:eastAsia="Times New Roman" w:hAnsi="Times New Roman" w:cs="Times New Roman"/>
          </w:rPr>
          <w:t xml:space="preserve">dietary </w:t>
        </w:r>
      </w:ins>
      <w:r w:rsidR="001C551A" w:rsidRPr="00DC1B3B">
        <w:rPr>
          <w:rFonts w:ascii="Times New Roman" w:eastAsia="Times New Roman" w:hAnsi="Times New Roman" w:cs="Times New Roman"/>
        </w:rPr>
        <w:t xml:space="preserve">nutritional </w:t>
      </w:r>
      <w:r w:rsidR="00D57615" w:rsidRPr="00DC1B3B">
        <w:rPr>
          <w:rFonts w:ascii="Times New Roman" w:eastAsia="Times New Roman" w:hAnsi="Times New Roman" w:cs="Times New Roman"/>
        </w:rPr>
        <w:t>diversity</w:t>
      </w:r>
      <w:r w:rsidR="004E60E0" w:rsidRPr="00DC1B3B">
        <w:rPr>
          <w:rFonts w:ascii="Times New Roman" w:eastAsia="Times New Roman" w:hAnsi="Times New Roman" w:cs="Times New Roman"/>
        </w:rPr>
        <w:t xml:space="preserve">. </w:t>
      </w:r>
      <w:r w:rsidR="00952BF7" w:rsidRPr="00DC1B3B">
        <w:rPr>
          <w:rFonts w:ascii="Times New Roman" w:eastAsia="Times New Roman" w:hAnsi="Times New Roman" w:cs="Times New Roman"/>
        </w:rPr>
        <w:t xml:space="preserve"> </w:t>
      </w:r>
      <w:r w:rsidR="004E60E0" w:rsidRPr="00DC1B3B">
        <w:rPr>
          <w:rFonts w:ascii="Times New Roman" w:eastAsia="Times New Roman" w:hAnsi="Times New Roman" w:cs="Times New Roman"/>
        </w:rPr>
        <w:t xml:space="preserve">Finally, </w:t>
      </w:r>
      <w:r w:rsidR="00D0434B" w:rsidRPr="00DC1B3B">
        <w:rPr>
          <w:rFonts w:ascii="Times New Roman" w:eastAsia="Times New Roman" w:hAnsi="Times New Roman" w:cs="Times New Roman"/>
        </w:rPr>
        <w:t>we</w:t>
      </w:r>
      <w:r w:rsidRPr="00DC1B3B">
        <w:rPr>
          <w:rFonts w:ascii="Times New Roman" w:eastAsia="Times New Roman" w:hAnsi="Times New Roman" w:cs="Times New Roman"/>
        </w:rPr>
        <w:t xml:space="preserve"> test whether functional traits explain </w:t>
      </w:r>
      <w:ins w:id="15" w:author="Mary O'Connor" w:date="2015-12-14T13:33:00Z">
        <w:r w:rsidR="00A11176" w:rsidRPr="00DC1B3B">
          <w:rPr>
            <w:rFonts w:ascii="Times New Roman" w:eastAsia="Times New Roman" w:hAnsi="Times New Roman" w:cs="Times New Roman"/>
          </w:rPr>
          <w:t xml:space="preserve">variation in </w:t>
        </w:r>
      </w:ins>
      <w:r w:rsidRPr="00DC1B3B">
        <w:rPr>
          <w:rFonts w:ascii="Times New Roman" w:eastAsia="Times New Roman" w:hAnsi="Times New Roman" w:cs="Times New Roman"/>
        </w:rPr>
        <w:t>species’ nutritional value to human consumers</w:t>
      </w:r>
      <w:ins w:id="16" w:author="Mary O'Connor" w:date="2015-12-14T13:34:00Z">
        <w:r w:rsidR="00A11176" w:rsidRPr="00DC1B3B">
          <w:rPr>
            <w:rFonts w:ascii="Times New Roman" w:eastAsia="Times New Roman" w:hAnsi="Times New Roman" w:cs="Times New Roman"/>
          </w:rPr>
          <w:t xml:space="preserve">, a metric of human </w:t>
        </w:r>
        <w:proofErr w:type="gramStart"/>
        <w:r w:rsidR="00A11176" w:rsidRPr="00DC1B3B">
          <w:rPr>
            <w:rFonts w:ascii="Times New Roman" w:eastAsia="Times New Roman" w:hAnsi="Times New Roman" w:cs="Times New Roman"/>
          </w:rPr>
          <w:t>well-being</w:t>
        </w:r>
        <w:proofErr w:type="gramEnd"/>
        <w:r w:rsidR="00A11176" w:rsidRPr="00DC1B3B">
          <w:rPr>
            <w:rFonts w:ascii="Times New Roman" w:eastAsia="Times New Roman" w:hAnsi="Times New Roman" w:cs="Times New Roman"/>
          </w:rPr>
          <w:t>,</w:t>
        </w:r>
      </w:ins>
      <w:r w:rsidRPr="00DC1B3B">
        <w:rPr>
          <w:rFonts w:ascii="Times New Roman" w:eastAsia="Times New Roman" w:hAnsi="Times New Roman" w:cs="Times New Roman"/>
        </w:rPr>
        <w:t xml:space="preserve"> for </w:t>
      </w:r>
      <w:r w:rsidR="004174B2" w:rsidRPr="00DC1B3B">
        <w:rPr>
          <w:rFonts w:ascii="Times New Roman" w:eastAsia="Times New Roman" w:hAnsi="Times New Roman" w:cs="Times New Roman"/>
        </w:rPr>
        <w:t xml:space="preserve">430 </w:t>
      </w:r>
      <w:r w:rsidRPr="00DC1B3B">
        <w:rPr>
          <w:rFonts w:ascii="Times New Roman" w:eastAsia="Times New Roman" w:hAnsi="Times New Roman" w:cs="Times New Roman"/>
        </w:rPr>
        <w:t>species of fish from all</w:t>
      </w:r>
      <w:r w:rsidR="00D0434B" w:rsidRPr="00DC1B3B">
        <w:rPr>
          <w:rFonts w:ascii="Times New Roman" w:eastAsia="Times New Roman" w:hAnsi="Times New Roman" w:cs="Times New Roman"/>
        </w:rPr>
        <w:t xml:space="preserve"> major oceanic </w:t>
      </w:r>
      <w:r w:rsidR="004174B2" w:rsidRPr="00DC1B3B">
        <w:rPr>
          <w:rFonts w:ascii="Times New Roman" w:eastAsia="Times New Roman" w:hAnsi="Times New Roman" w:cs="Times New Roman"/>
        </w:rPr>
        <w:t>and freshwater eco-regions</w:t>
      </w:r>
      <w:r w:rsidR="00D0434B" w:rsidRPr="00DC1B3B">
        <w:rPr>
          <w:rFonts w:ascii="Times New Roman" w:eastAsia="Times New Roman" w:hAnsi="Times New Roman" w:cs="Times New Roman"/>
        </w:rPr>
        <w:t>. We find</w:t>
      </w:r>
      <w:r w:rsidRPr="00DC1B3B">
        <w:rPr>
          <w:rFonts w:ascii="Times New Roman" w:eastAsia="Times New Roman" w:hAnsi="Times New Roman" w:cs="Times New Roman"/>
        </w:rPr>
        <w:t xml:space="preserve"> that an ecological </w:t>
      </w:r>
      <w:ins w:id="17" w:author="Mary O'Connor" w:date="2015-12-14T13:39:00Z">
        <w:r w:rsidR="00A11176" w:rsidRPr="00DC1B3B">
          <w:rPr>
            <w:rFonts w:ascii="Times New Roman" w:eastAsia="Times New Roman" w:hAnsi="Times New Roman" w:cs="Times New Roman"/>
          </w:rPr>
          <w:t xml:space="preserve">functional </w:t>
        </w:r>
      </w:ins>
      <w:r w:rsidRPr="00DC1B3B">
        <w:rPr>
          <w:rFonts w:ascii="Times New Roman" w:eastAsia="Times New Roman" w:hAnsi="Times New Roman" w:cs="Times New Roman"/>
        </w:rPr>
        <w:t xml:space="preserve">trait-based approach is effective at simplifying the </w:t>
      </w:r>
      <w:ins w:id="18" w:author="Mary O'Connor" w:date="2015-12-14T13:39:00Z">
        <w:r w:rsidR="00A11176" w:rsidRPr="00DC1B3B">
          <w:rPr>
            <w:rFonts w:ascii="Times New Roman" w:eastAsia="Times New Roman" w:hAnsi="Times New Roman" w:cs="Times New Roman"/>
          </w:rPr>
          <w:t xml:space="preserve">nutritional </w:t>
        </w:r>
      </w:ins>
      <w:r w:rsidRPr="00DC1B3B">
        <w:rPr>
          <w:rFonts w:ascii="Times New Roman" w:eastAsia="Times New Roman" w:hAnsi="Times New Roman" w:cs="Times New Roman"/>
        </w:rPr>
        <w:t xml:space="preserve">complexity of aquatic food webs into a few key axes that strongly control the composition of micronutrients in fish assemblages. For some, but not all, nutrients we analyzed (e.g. </w:t>
      </w:r>
      <w:proofErr w:type="spellStart"/>
      <w:r w:rsidRPr="00DC1B3B">
        <w:rPr>
          <w:rFonts w:ascii="Times New Roman" w:eastAsia="Times New Roman" w:hAnsi="Times New Roman" w:cs="Times New Roman"/>
        </w:rPr>
        <w:t>Ca</w:t>
      </w:r>
      <w:proofErr w:type="spellEnd"/>
      <w:r w:rsidRPr="00DC1B3B">
        <w:rPr>
          <w:rFonts w:ascii="Times New Roman" w:eastAsia="Times New Roman" w:hAnsi="Times New Roman" w:cs="Times New Roman"/>
        </w:rPr>
        <w:t>, Hg, EPA, DHA), the nutrient content of edible portions v</w:t>
      </w:r>
      <w:r w:rsidR="00D0434B" w:rsidRPr="00DC1B3B">
        <w:rPr>
          <w:rFonts w:ascii="Times New Roman" w:eastAsia="Times New Roman" w:hAnsi="Times New Roman" w:cs="Times New Roman"/>
        </w:rPr>
        <w:t>aried predictably among species</w:t>
      </w:r>
      <w:r w:rsidRPr="00DC1B3B">
        <w:rPr>
          <w:rFonts w:ascii="Times New Roman" w:eastAsia="Times New Roman" w:hAnsi="Times New Roman" w:cs="Times New Roman"/>
        </w:rPr>
        <w:t xml:space="preserve"> with latitude and body size, consistent with the physiological functional roles of micronutrients in fish. </w:t>
      </w:r>
      <w:r w:rsidR="00D0434B" w:rsidRPr="00DC1B3B">
        <w:rPr>
          <w:rFonts w:ascii="Times New Roman" w:eastAsia="Times New Roman" w:hAnsi="Times New Roman" w:cs="Times New Roman"/>
        </w:rPr>
        <w:t xml:space="preserve">Our </w:t>
      </w:r>
      <w:r w:rsidRPr="00DC1B3B">
        <w:rPr>
          <w:rFonts w:ascii="Times New Roman" w:eastAsia="Times New Roman" w:hAnsi="Times New Roman" w:cs="Times New Roman"/>
        </w:rPr>
        <w:t xml:space="preserve">results suggest that the availability of micronutrients in fish assemblages may depend on geography </w:t>
      </w:r>
      <w:r w:rsidR="00904159" w:rsidRPr="00DC1B3B">
        <w:rPr>
          <w:rFonts w:ascii="Times New Roman" w:eastAsia="Times New Roman" w:hAnsi="Times New Roman" w:cs="Times New Roman"/>
        </w:rPr>
        <w:t>and functional composition</w:t>
      </w:r>
      <w:r w:rsidRPr="00DC1B3B">
        <w:rPr>
          <w:rFonts w:ascii="Times New Roman" w:eastAsia="Times New Roman" w:hAnsi="Times New Roman" w:cs="Times New Roman"/>
        </w:rPr>
        <w:t xml:space="preserve"> of the catch. Our approach integrates ecological variation and patterns in the human consumption of species to explicitly link </w:t>
      </w:r>
      <w:del w:id="19" w:author="Joey Bernhardt" w:date="2016-01-12T08:56:00Z">
        <w:r w:rsidRPr="00DC1B3B" w:rsidDel="002F1900">
          <w:rPr>
            <w:rFonts w:ascii="Times New Roman" w:eastAsia="Times New Roman" w:hAnsi="Times New Roman" w:cs="Times New Roman"/>
          </w:rPr>
          <w:delText xml:space="preserve">ecological </w:delText>
        </w:r>
        <w:r w:rsidR="004174B2" w:rsidRPr="00DC1B3B" w:rsidDel="002F1900">
          <w:rPr>
            <w:rFonts w:ascii="Times New Roman" w:eastAsia="Times New Roman" w:hAnsi="Times New Roman" w:cs="Times New Roman"/>
          </w:rPr>
          <w:delText>structure</w:delText>
        </w:r>
      </w:del>
      <w:ins w:id="20" w:author="Joey Bernhardt" w:date="2016-01-12T08:56:00Z">
        <w:r w:rsidR="002F1900">
          <w:rPr>
            <w:rFonts w:ascii="Times New Roman" w:eastAsia="Times New Roman" w:hAnsi="Times New Roman" w:cs="Times New Roman"/>
          </w:rPr>
          <w:t>ecology</w:t>
        </w:r>
      </w:ins>
      <w:r w:rsidRPr="00DC1B3B">
        <w:rPr>
          <w:rFonts w:ascii="Times New Roman" w:eastAsia="Times New Roman" w:hAnsi="Times New Roman" w:cs="Times New Roman"/>
        </w:rPr>
        <w:t xml:space="preserve"> with one metric of human </w:t>
      </w:r>
      <w:proofErr w:type="gramStart"/>
      <w:r w:rsidR="00D0434B" w:rsidRPr="00DC1B3B">
        <w:rPr>
          <w:rFonts w:ascii="Times New Roman" w:eastAsia="Times New Roman" w:hAnsi="Times New Roman" w:cs="Times New Roman"/>
        </w:rPr>
        <w:t>well-being</w:t>
      </w:r>
      <w:proofErr w:type="gramEnd"/>
      <w:r w:rsidRPr="00DC1B3B">
        <w:rPr>
          <w:rFonts w:ascii="Times New Roman" w:eastAsia="Times New Roman" w:hAnsi="Times New Roman" w:cs="Times New Roman"/>
        </w:rPr>
        <w:t xml:space="preserve"> to suggest that a diverse fish assemblage can support a more nutritious diet to local seafood consumers. </w:t>
      </w:r>
    </w:p>
    <w:p w14:paraId="5565F87E" w14:textId="77777777" w:rsidR="00C1503E" w:rsidRPr="00DC1B3B" w:rsidRDefault="00C1503E">
      <w:pPr>
        <w:rPr>
          <w:rFonts w:ascii="Times New Roman" w:hAnsi="Times New Roman" w:cs="Times New Roman"/>
        </w:rPr>
      </w:pPr>
    </w:p>
    <w:p w14:paraId="43FAEF09" w14:textId="77777777" w:rsidR="00975290" w:rsidRPr="00DC1B3B" w:rsidRDefault="009E6056">
      <w:pPr>
        <w:spacing w:line="360" w:lineRule="auto"/>
        <w:rPr>
          <w:rFonts w:ascii="Times New Roman" w:hAnsi="Times New Roman" w:cs="Times New Roman"/>
          <w:b/>
        </w:rPr>
        <w:pPrChange w:id="21" w:author="Joey Bernhardt" w:date="2015-12-18T16:24:00Z">
          <w:pPr/>
        </w:pPrChange>
      </w:pPr>
      <w:r w:rsidRPr="00DC1B3B">
        <w:rPr>
          <w:rFonts w:ascii="Times New Roman" w:hAnsi="Times New Roman" w:cs="Times New Roman"/>
          <w:b/>
        </w:rPr>
        <w:t>Introduction</w:t>
      </w:r>
    </w:p>
    <w:p w14:paraId="58D17E01" w14:textId="77777777" w:rsidR="00550F29" w:rsidRPr="00DC1B3B" w:rsidRDefault="00550F29">
      <w:pPr>
        <w:spacing w:line="360" w:lineRule="auto"/>
        <w:rPr>
          <w:rFonts w:ascii="Times New Roman" w:hAnsi="Times New Roman" w:cs="Times New Roman"/>
          <w:b/>
        </w:rPr>
        <w:pPrChange w:id="22" w:author="Joey Bernhardt" w:date="2015-12-18T16:24:00Z">
          <w:pPr/>
        </w:pPrChange>
      </w:pPr>
    </w:p>
    <w:p w14:paraId="5E5F207C" w14:textId="3356AEDE" w:rsidR="00A463B7" w:rsidRPr="00DC1B3B" w:rsidRDefault="00A463B7">
      <w:pPr>
        <w:spacing w:line="360" w:lineRule="auto"/>
        <w:rPr>
          <w:rFonts w:ascii="Times New Roman" w:eastAsia="Times New Roman" w:hAnsi="Times New Roman" w:cs="Times New Roman"/>
          <w:b/>
        </w:rPr>
        <w:pPrChange w:id="23" w:author="Joey Bernhardt" w:date="2015-12-18T16:24:00Z">
          <w:pPr/>
        </w:pPrChange>
      </w:pPr>
      <w:r w:rsidRPr="00DC1B3B">
        <w:rPr>
          <w:rFonts w:ascii="Times New Roman" w:eastAsia="Times New Roman" w:hAnsi="Times New Roman" w:cs="Times New Roman"/>
          <w:b/>
        </w:rPr>
        <w:t>Nutrition as an ecosystem function and service</w:t>
      </w:r>
    </w:p>
    <w:p w14:paraId="522B6497" w14:textId="77777777" w:rsidR="00EE44E9" w:rsidRPr="00DC1B3B" w:rsidDel="00A24A1E" w:rsidRDefault="00EE44E9">
      <w:pPr>
        <w:pStyle w:val="normal0"/>
        <w:spacing w:line="360" w:lineRule="auto"/>
        <w:rPr>
          <w:del w:id="24" w:author="Joey Bernhardt" w:date="2015-12-18T16:24:00Z"/>
          <w:rFonts w:ascii="Times New Roman" w:eastAsia="Times New Roman" w:hAnsi="Times New Roman" w:cs="Times New Roman"/>
          <w:sz w:val="24"/>
          <w:szCs w:val="24"/>
        </w:rPr>
      </w:pPr>
    </w:p>
    <w:p w14:paraId="76CB10A6" w14:textId="0B46DC5C" w:rsidR="00EE44E9" w:rsidRPr="00DC1B3B" w:rsidRDefault="00EE44E9">
      <w:pPr>
        <w:pStyle w:val="normal0"/>
        <w:spacing w:line="360" w:lineRule="auto"/>
        <w:rPr>
          <w:rFonts w:ascii="Times New Roman" w:hAnsi="Times New Roman" w:cs="Times New Roman"/>
          <w:sz w:val="24"/>
          <w:szCs w:val="24"/>
          <w:rPrChange w:id="25" w:author="Joey Bernhardt" w:date="2015-12-18T16:08:00Z">
            <w:rPr/>
          </w:rPrChange>
        </w:rPr>
      </w:pPr>
      <w:r w:rsidRPr="00DC1B3B">
        <w:rPr>
          <w:rFonts w:ascii="Times New Roman" w:eastAsia="Times New Roman" w:hAnsi="Times New Roman" w:cs="Times New Roman"/>
          <w:sz w:val="24"/>
          <w:szCs w:val="24"/>
        </w:rPr>
        <w:t xml:space="preserve">Despite its clear links to human well being, the role of aquatic assemblages in provisioning of essential micronutrients has been under-represented in marine ecosystem service concepts. For both human and non-human consumers, the nutritional quality of </w:t>
      </w:r>
      <w:r w:rsidRPr="00DC1B3B">
        <w:rPr>
          <w:rFonts w:ascii="Times New Roman" w:eastAsia="Times New Roman" w:hAnsi="Times New Roman" w:cs="Times New Roman"/>
          <w:sz w:val="24"/>
          <w:szCs w:val="24"/>
        </w:rPr>
        <w:lastRenderedPageBreak/>
        <w:t>prey species plays a fundamental role in ecosystem function. Food webs characterized by nutritionally valuable prey support higher consumer and predator biomass and have higher trophic transfer efficiencies (</w:t>
      </w:r>
      <w:proofErr w:type="spellStart"/>
      <w:r w:rsidRPr="00DC1B3B">
        <w:rPr>
          <w:rFonts w:ascii="Times New Roman" w:eastAsia="Times New Roman" w:hAnsi="Times New Roman" w:cs="Times New Roman"/>
          <w:sz w:val="24"/>
          <w:szCs w:val="24"/>
        </w:rPr>
        <w:t>Hecky</w:t>
      </w:r>
      <w:proofErr w:type="spellEnd"/>
      <w:r w:rsidRPr="00DC1B3B">
        <w:rPr>
          <w:rFonts w:ascii="Times New Roman" w:eastAsia="Times New Roman" w:hAnsi="Times New Roman" w:cs="Times New Roman"/>
          <w:sz w:val="24"/>
          <w:szCs w:val="24"/>
        </w:rPr>
        <w:t xml:space="preserve"> 1984, Muller Navarra et al. 2000, Brett et al. 2009). Changes in forage fish communities from lipid-rich to lipid-poor fish in the Pacific Ocean have caused predatory marine birds and mammals to shift their diet to less nutritionally valuable lipid-poor fish and suffer population declines (Rosen and </w:t>
      </w:r>
      <w:proofErr w:type="spellStart"/>
      <w:r w:rsidRPr="00DC1B3B">
        <w:rPr>
          <w:rFonts w:ascii="Times New Roman" w:eastAsia="Times New Roman" w:hAnsi="Times New Roman" w:cs="Times New Roman"/>
          <w:sz w:val="24"/>
          <w:szCs w:val="24"/>
        </w:rPr>
        <w:t>Trites</w:t>
      </w:r>
      <w:proofErr w:type="spellEnd"/>
      <w:r w:rsidRPr="00DC1B3B">
        <w:rPr>
          <w:rFonts w:ascii="Times New Roman" w:eastAsia="Times New Roman" w:hAnsi="Times New Roman" w:cs="Times New Roman"/>
          <w:sz w:val="24"/>
          <w:szCs w:val="24"/>
        </w:rPr>
        <w:t xml:space="preserve"> 2006; Romano et al. 2006, </w:t>
      </w:r>
      <w:proofErr w:type="spellStart"/>
      <w:r w:rsidRPr="00DC1B3B">
        <w:rPr>
          <w:rFonts w:ascii="Times New Roman" w:eastAsia="Times New Roman" w:hAnsi="Times New Roman" w:cs="Times New Roman"/>
          <w:sz w:val="24"/>
          <w:szCs w:val="24"/>
        </w:rPr>
        <w:t>Osterblom</w:t>
      </w:r>
      <w:proofErr w:type="spellEnd"/>
      <w:r w:rsidRPr="00DC1B3B">
        <w:rPr>
          <w:rFonts w:ascii="Times New Roman" w:eastAsia="Times New Roman" w:hAnsi="Times New Roman" w:cs="Times New Roman"/>
          <w:sz w:val="24"/>
          <w:szCs w:val="24"/>
        </w:rPr>
        <w:t xml:space="preserve"> et al. 2008). </w:t>
      </w:r>
    </w:p>
    <w:p w14:paraId="674AB48E" w14:textId="77777777" w:rsidR="00EE44E9" w:rsidRPr="00DC1B3B" w:rsidRDefault="00EE44E9">
      <w:pPr>
        <w:pStyle w:val="normal0"/>
        <w:spacing w:line="360" w:lineRule="auto"/>
        <w:rPr>
          <w:rFonts w:ascii="Times New Roman" w:hAnsi="Times New Roman" w:cs="Times New Roman"/>
          <w:sz w:val="24"/>
          <w:szCs w:val="24"/>
          <w:rPrChange w:id="26" w:author="Joey Bernhardt" w:date="2015-12-18T16:08:00Z">
            <w:rPr/>
          </w:rPrChange>
        </w:rPr>
      </w:pPr>
    </w:p>
    <w:p w14:paraId="37FD8CEB" w14:textId="080DDA39" w:rsidR="00EE44E9" w:rsidRPr="00DC1B3B" w:rsidRDefault="00EE44E9">
      <w:pPr>
        <w:pStyle w:val="normal0"/>
        <w:spacing w:line="360" w:lineRule="auto"/>
        <w:rPr>
          <w:rFonts w:ascii="Times New Roman" w:hAnsi="Times New Roman" w:cs="Times New Roman"/>
          <w:sz w:val="24"/>
          <w:szCs w:val="24"/>
          <w:rPrChange w:id="27" w:author="Joey Bernhardt" w:date="2015-12-18T16:08:00Z">
            <w:rPr/>
          </w:rPrChange>
        </w:rPr>
      </w:pPr>
      <w:r w:rsidRPr="00DC1B3B">
        <w:rPr>
          <w:rFonts w:ascii="Times New Roman" w:eastAsia="Times New Roman" w:hAnsi="Times New Roman" w:cs="Times New Roman"/>
          <w:sz w:val="24"/>
          <w:szCs w:val="24"/>
        </w:rPr>
        <w:t>For human consumers, fish are a good source of high quality protein, a range of micronutrients and essential fatty acids (</w:t>
      </w:r>
      <w:proofErr w:type="spellStart"/>
      <w:r w:rsidRPr="00DC1B3B">
        <w:rPr>
          <w:rFonts w:ascii="Times New Roman" w:eastAsia="Times New Roman" w:hAnsi="Times New Roman" w:cs="Times New Roman"/>
          <w:sz w:val="24"/>
          <w:szCs w:val="24"/>
        </w:rPr>
        <w:t>Tacon</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Metian</w:t>
      </w:r>
      <w:proofErr w:type="spellEnd"/>
      <w:r w:rsidRPr="00DC1B3B">
        <w:rPr>
          <w:rFonts w:ascii="Times New Roman" w:eastAsia="Times New Roman" w:hAnsi="Times New Roman" w:cs="Times New Roman"/>
          <w:sz w:val="24"/>
          <w:szCs w:val="24"/>
        </w:rPr>
        <w:t xml:space="preserve"> 2013). In 2009, aquatic species accounted for 16.6% of the global total supply of animal protein, providing more than three billion people with almost 20% of their average per capita intake of animal protein (FAO ref). However, the </w:t>
      </w:r>
      <w:ins w:id="28" w:author="Joey Bernhardt" w:date="2015-12-18T15:24:00Z">
        <w:r w:rsidR="00445BB7" w:rsidRPr="00DC1B3B">
          <w:rPr>
            <w:rFonts w:ascii="Times New Roman" w:eastAsia="Times New Roman" w:hAnsi="Times New Roman" w:cs="Times New Roman"/>
            <w:sz w:val="24"/>
            <w:szCs w:val="24"/>
          </w:rPr>
          <w:t xml:space="preserve">value </w:t>
        </w:r>
      </w:ins>
      <w:del w:id="29" w:author="Joey Bernhardt" w:date="2015-12-18T15:24:00Z">
        <w:r w:rsidRPr="00DC1B3B" w:rsidDel="00445BB7">
          <w:rPr>
            <w:rFonts w:ascii="Times New Roman" w:eastAsia="Times New Roman" w:hAnsi="Times New Roman" w:cs="Times New Roman"/>
            <w:sz w:val="24"/>
            <w:szCs w:val="24"/>
          </w:rPr>
          <w:delText xml:space="preserve">role </w:delText>
        </w:r>
      </w:del>
      <w:r w:rsidRPr="00DC1B3B">
        <w:rPr>
          <w:rFonts w:ascii="Times New Roman" w:eastAsia="Times New Roman" w:hAnsi="Times New Roman" w:cs="Times New Roman"/>
          <w:sz w:val="24"/>
          <w:szCs w:val="24"/>
        </w:rPr>
        <w:t xml:space="preserve">of fish as a source of essential micronutrients may be even </w:t>
      </w:r>
      <w:del w:id="30" w:author="Joey Bernhardt" w:date="2015-12-18T15:24:00Z">
        <w:r w:rsidRPr="00DC1B3B" w:rsidDel="00445BB7">
          <w:rPr>
            <w:rFonts w:ascii="Times New Roman" w:eastAsia="Times New Roman" w:hAnsi="Times New Roman" w:cs="Times New Roman"/>
            <w:sz w:val="24"/>
            <w:szCs w:val="24"/>
          </w:rPr>
          <w:delText>more important</w:delText>
        </w:r>
      </w:del>
      <w:ins w:id="31" w:author="Joey Bernhardt" w:date="2015-12-18T15:24:00Z">
        <w:r w:rsidR="00445BB7" w:rsidRPr="00DC1B3B">
          <w:rPr>
            <w:rFonts w:ascii="Times New Roman" w:eastAsia="Times New Roman" w:hAnsi="Times New Roman" w:cs="Times New Roman"/>
            <w:sz w:val="24"/>
            <w:szCs w:val="24"/>
          </w:rPr>
          <w:t>greater</w:t>
        </w:r>
      </w:ins>
      <w:r w:rsidRPr="00DC1B3B">
        <w:rPr>
          <w:rFonts w:ascii="Times New Roman" w:eastAsia="Times New Roman" w:hAnsi="Times New Roman" w:cs="Times New Roman"/>
          <w:sz w:val="24"/>
          <w:szCs w:val="24"/>
        </w:rPr>
        <w:t xml:space="preserve"> than as a source of protein (Allison et al. 2007).  Fish is important in the diets of many poor populations suffering from vitamin and mineral deficiencies (</w:t>
      </w:r>
      <w:proofErr w:type="spellStart"/>
      <w:r w:rsidRPr="00DC1B3B">
        <w:rPr>
          <w:rFonts w:ascii="Times New Roman" w:eastAsia="Times New Roman" w:hAnsi="Times New Roman" w:cs="Times New Roman"/>
          <w:sz w:val="24"/>
          <w:szCs w:val="24"/>
        </w:rPr>
        <w:t>Roos</w:t>
      </w:r>
      <w:proofErr w:type="spellEnd"/>
      <w:r w:rsidRPr="00DC1B3B">
        <w:rPr>
          <w:rFonts w:ascii="Times New Roman" w:eastAsia="Times New Roman" w:hAnsi="Times New Roman" w:cs="Times New Roman"/>
          <w:sz w:val="24"/>
          <w:szCs w:val="24"/>
        </w:rPr>
        <w:t xml:space="preserve"> et al. 2007, </w:t>
      </w:r>
      <w:proofErr w:type="spellStart"/>
      <w:r w:rsidRPr="00DC1B3B">
        <w:rPr>
          <w:rFonts w:ascii="Times New Roman" w:eastAsia="Times New Roman" w:hAnsi="Times New Roman" w:cs="Times New Roman"/>
          <w:sz w:val="24"/>
          <w:szCs w:val="24"/>
        </w:rPr>
        <w:t>Tacon</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Metian</w:t>
      </w:r>
      <w:proofErr w:type="spellEnd"/>
      <w:r w:rsidRPr="00DC1B3B">
        <w:rPr>
          <w:rFonts w:ascii="Times New Roman" w:eastAsia="Times New Roman" w:hAnsi="Times New Roman" w:cs="Times New Roman"/>
          <w:sz w:val="24"/>
          <w:szCs w:val="24"/>
        </w:rPr>
        <w:t xml:space="preserve"> 2013). In many vulnerable communities around the world, fish consumption plays an important role in combating micronutrient deficiencies (</w:t>
      </w:r>
      <w:proofErr w:type="spellStart"/>
      <w:r w:rsidRPr="00DC1B3B">
        <w:rPr>
          <w:rFonts w:ascii="Times New Roman" w:eastAsia="Times New Roman" w:hAnsi="Times New Roman" w:cs="Times New Roman"/>
          <w:sz w:val="24"/>
          <w:szCs w:val="24"/>
        </w:rPr>
        <w:t>Kawarazuka</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Bene</w:t>
      </w:r>
      <w:proofErr w:type="spellEnd"/>
      <w:r w:rsidRPr="00DC1B3B">
        <w:rPr>
          <w:rFonts w:ascii="Times New Roman" w:eastAsia="Times New Roman" w:hAnsi="Times New Roman" w:cs="Times New Roman"/>
          <w:sz w:val="24"/>
          <w:szCs w:val="24"/>
        </w:rPr>
        <w:t xml:space="preserve"> 2011). For example, in rural Bangladesh, some of the poorest communities are heavily dependent on small fish from capture fisheries to meet their micronutrient needs. Consumption of small indigenous fishes contributes 40% and 31% of the total recommended intakes of vitamin A and calcium, respectively, at </w:t>
      </w:r>
      <w:ins w:id="32" w:author="Joey Bernhardt" w:date="2016-01-19T10:24:00Z">
        <w:r w:rsidR="00BA5811">
          <w:rPr>
            <w:rFonts w:ascii="Times New Roman" w:eastAsia="Times New Roman" w:hAnsi="Times New Roman" w:cs="Times New Roman"/>
            <w:sz w:val="24"/>
            <w:szCs w:val="24"/>
          </w:rPr>
          <w:t xml:space="preserve">the </w:t>
        </w:r>
      </w:ins>
      <w:r w:rsidRPr="00DC1B3B">
        <w:rPr>
          <w:rFonts w:ascii="Times New Roman" w:eastAsia="Times New Roman" w:hAnsi="Times New Roman" w:cs="Times New Roman"/>
          <w:sz w:val="24"/>
          <w:szCs w:val="24"/>
        </w:rPr>
        <w:t>household level in the peak fish production season (</w:t>
      </w:r>
      <w:proofErr w:type="spellStart"/>
      <w:r w:rsidRPr="00DC1B3B">
        <w:rPr>
          <w:rFonts w:ascii="Times New Roman" w:eastAsia="Times New Roman" w:hAnsi="Times New Roman" w:cs="Times New Roman"/>
          <w:sz w:val="24"/>
          <w:szCs w:val="24"/>
        </w:rPr>
        <w:t>Roos</w:t>
      </w:r>
      <w:proofErr w:type="spellEnd"/>
      <w:r w:rsidRPr="00DC1B3B">
        <w:rPr>
          <w:rFonts w:ascii="Times New Roman" w:eastAsia="Times New Roman" w:hAnsi="Times New Roman" w:cs="Times New Roman"/>
          <w:sz w:val="24"/>
          <w:szCs w:val="24"/>
        </w:rPr>
        <w:t xml:space="preserve"> et al. 2007). Locally caught seafood contributes significantly to micronutrient intakes in Arctic Canadian Indigenous populations (</w:t>
      </w:r>
      <w:proofErr w:type="spellStart"/>
      <w:r w:rsidRPr="00DC1B3B">
        <w:rPr>
          <w:rFonts w:ascii="Times New Roman" w:eastAsia="Times New Roman" w:hAnsi="Times New Roman" w:cs="Times New Roman"/>
          <w:sz w:val="24"/>
          <w:szCs w:val="24"/>
        </w:rPr>
        <w:t>Kuhnlein</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Receveur</w:t>
      </w:r>
      <w:proofErr w:type="spellEnd"/>
      <w:r w:rsidRPr="00DC1B3B">
        <w:rPr>
          <w:rFonts w:ascii="Times New Roman" w:eastAsia="Times New Roman" w:hAnsi="Times New Roman" w:cs="Times New Roman"/>
          <w:sz w:val="24"/>
          <w:szCs w:val="24"/>
        </w:rPr>
        <w:t xml:space="preserve"> 2007, Johnson-Down and </w:t>
      </w:r>
      <w:proofErr w:type="spellStart"/>
      <w:r w:rsidRPr="00DC1B3B">
        <w:rPr>
          <w:rFonts w:ascii="Times New Roman" w:eastAsia="Times New Roman" w:hAnsi="Times New Roman" w:cs="Times New Roman"/>
          <w:sz w:val="24"/>
          <w:szCs w:val="24"/>
        </w:rPr>
        <w:t>Egeland</w:t>
      </w:r>
      <w:proofErr w:type="spellEnd"/>
      <w:r w:rsidRPr="00DC1B3B">
        <w:rPr>
          <w:rFonts w:ascii="Times New Roman" w:eastAsia="Times New Roman" w:hAnsi="Times New Roman" w:cs="Times New Roman"/>
          <w:sz w:val="24"/>
          <w:szCs w:val="24"/>
        </w:rPr>
        <w:t xml:space="preserve"> 2010). </w:t>
      </w:r>
    </w:p>
    <w:p w14:paraId="1513EB57" w14:textId="77777777" w:rsidR="00EE44E9" w:rsidRPr="00DC1B3B" w:rsidRDefault="00EE44E9">
      <w:pPr>
        <w:pStyle w:val="normal0"/>
        <w:spacing w:line="360" w:lineRule="auto"/>
        <w:rPr>
          <w:rFonts w:ascii="Times New Roman" w:hAnsi="Times New Roman" w:cs="Times New Roman"/>
          <w:sz w:val="24"/>
          <w:szCs w:val="24"/>
          <w:rPrChange w:id="33" w:author="Joey Bernhardt" w:date="2015-12-18T16:08:00Z">
            <w:rPr/>
          </w:rPrChange>
        </w:rPr>
      </w:pPr>
    </w:p>
    <w:p w14:paraId="3BB85910" w14:textId="017C562E" w:rsidR="006353BD" w:rsidRPr="00DC1B3B" w:rsidRDefault="006353BD">
      <w:pPr>
        <w:pStyle w:val="normal0"/>
        <w:spacing w:line="360" w:lineRule="auto"/>
        <w:rPr>
          <w:rFonts w:ascii="Times New Roman" w:hAnsi="Times New Roman" w:cs="Times New Roman"/>
          <w:b/>
          <w:sz w:val="24"/>
          <w:szCs w:val="24"/>
        </w:rPr>
      </w:pPr>
      <w:r w:rsidRPr="00DC1B3B">
        <w:rPr>
          <w:rFonts w:ascii="Times New Roman" w:hAnsi="Times New Roman" w:cs="Times New Roman"/>
          <w:b/>
          <w:sz w:val="24"/>
          <w:szCs w:val="24"/>
        </w:rPr>
        <w:t>Dietary Reference Intake</w:t>
      </w:r>
      <w:del w:id="34" w:author="Joey Bernhardt" w:date="2015-12-18T17:34:00Z">
        <w:r w:rsidRPr="00DC1B3B" w:rsidDel="00313B44">
          <w:rPr>
            <w:rFonts w:ascii="Times New Roman" w:hAnsi="Times New Roman" w:cs="Times New Roman"/>
            <w:b/>
            <w:sz w:val="24"/>
            <w:szCs w:val="24"/>
          </w:rPr>
          <w:delText>s</w:delText>
        </w:r>
      </w:del>
      <w:r w:rsidRPr="00DC1B3B">
        <w:rPr>
          <w:rFonts w:ascii="Times New Roman" w:hAnsi="Times New Roman" w:cs="Times New Roman"/>
          <w:b/>
          <w:sz w:val="24"/>
          <w:szCs w:val="24"/>
        </w:rPr>
        <w:t xml:space="preserve"> as a metric of nutritional value</w:t>
      </w:r>
    </w:p>
    <w:p w14:paraId="26D4D781" w14:textId="7F437814" w:rsidR="00ED1029" w:rsidRPr="00DC1B3B" w:rsidRDefault="00C3791E">
      <w:pPr>
        <w:spacing w:line="360" w:lineRule="auto"/>
        <w:rPr>
          <w:ins w:id="35" w:author="Joey Bernhardt" w:date="2015-12-15T08:14:00Z"/>
          <w:rFonts w:ascii="Times New Roman" w:eastAsia="Times New Roman" w:hAnsi="Times New Roman" w:cs="Times New Roman"/>
          <w:rPrChange w:id="36" w:author="Joey Bernhardt" w:date="2015-12-18T16:08:00Z">
            <w:rPr>
              <w:ins w:id="37" w:author="Joey Bernhardt" w:date="2015-12-15T08:14:00Z"/>
              <w:rFonts w:eastAsia="Times New Roman"/>
            </w:rPr>
          </w:rPrChange>
        </w:rPr>
        <w:pPrChange w:id="38" w:author="Joey Bernhardt" w:date="2015-12-18T16:24:00Z">
          <w:pPr/>
        </w:pPrChange>
      </w:pPr>
      <w:r w:rsidRPr="00DC1B3B">
        <w:rPr>
          <w:rFonts w:ascii="Times New Roman" w:eastAsia="Times New Roman" w:hAnsi="Times New Roman" w:cs="Times New Roman"/>
          <w:lang w:val="en-US"/>
        </w:rPr>
        <w:t>The ecology of food security</w:t>
      </w:r>
      <w:ins w:id="39" w:author="Joey Bernhardt" w:date="2015-12-15T08:13:00Z">
        <w:r w:rsidR="00ED1029" w:rsidRPr="00DC1B3B">
          <w:rPr>
            <w:rFonts w:ascii="Times New Roman" w:eastAsia="Times New Roman" w:hAnsi="Times New Roman" w:cs="Times New Roman"/>
            <w:lang w:val="en-US"/>
          </w:rPr>
          <w:t xml:space="preserve"> </w:t>
        </w:r>
      </w:ins>
      <w:r w:rsidRPr="00DC1B3B">
        <w:rPr>
          <w:rFonts w:ascii="Times New Roman" w:eastAsia="Times New Roman" w:hAnsi="Times New Roman" w:cs="Times New Roman"/>
          <w:lang w:val="en-US"/>
        </w:rPr>
        <w:t>is not just about predicting yields, it is about understanding the ecological conditions that lead to a stable supply of nutritionally diverse foods.</w:t>
      </w:r>
      <w:r w:rsidRPr="00DC1B3B">
        <w:rPr>
          <w:rFonts w:ascii="Times New Roman" w:hAnsi="Times New Roman" w:cs="Times New Roman"/>
        </w:rPr>
        <w:t xml:space="preserve"> A primary challenge of linking ecological processes with human </w:t>
      </w:r>
      <w:proofErr w:type="gramStart"/>
      <w:r w:rsidRPr="00DC1B3B">
        <w:rPr>
          <w:rFonts w:ascii="Times New Roman" w:hAnsi="Times New Roman" w:cs="Times New Roman"/>
        </w:rPr>
        <w:t>well-being</w:t>
      </w:r>
      <w:proofErr w:type="gramEnd"/>
      <w:r w:rsidRPr="00DC1B3B">
        <w:rPr>
          <w:rFonts w:ascii="Times New Roman" w:hAnsi="Times New Roman" w:cs="Times New Roman"/>
        </w:rPr>
        <w:t xml:space="preserve"> is finding comparable units and metrics for ecological properties and human benefits. In the context of human nutrition, one metric that facilitates comparisons is the nutrient content in an </w:t>
      </w:r>
      <w:r w:rsidRPr="00DC1B3B">
        <w:rPr>
          <w:rFonts w:ascii="Times New Roman" w:hAnsi="Times New Roman" w:cs="Times New Roman"/>
        </w:rPr>
        <w:lastRenderedPageBreak/>
        <w:t>edible portion relative to dietary reference intake values (DRI).</w:t>
      </w:r>
      <w:ins w:id="40" w:author="Joey Bernhardt" w:date="2015-12-15T08:08:00Z">
        <w:r w:rsidR="00ED1029" w:rsidRPr="00DC1B3B">
          <w:rPr>
            <w:rFonts w:ascii="Times New Roman" w:eastAsia="Times New Roman" w:hAnsi="Times New Roman" w:cs="Times New Roman"/>
          </w:rPr>
          <w:t xml:space="preserve"> </w:t>
        </w:r>
      </w:ins>
      <w:r w:rsidR="00EE44E9" w:rsidRPr="00DC1B3B">
        <w:rPr>
          <w:rFonts w:ascii="Times New Roman" w:eastAsia="Times New Roman" w:hAnsi="Times New Roman" w:cs="Times New Roman"/>
          <w:rPrChange w:id="41" w:author="Joey Bernhardt" w:date="2015-12-18T16:08:00Z">
            <w:rPr>
              <w:rFonts w:eastAsia="Times New Roman"/>
            </w:rPr>
          </w:rPrChange>
        </w:rPr>
        <w:t>The value of a fish species in terms of human nutrition benefits can be quantified as the nutrient content in an edible portion relat</w:t>
      </w:r>
      <w:r w:rsidR="003307D9" w:rsidRPr="00DC1B3B">
        <w:rPr>
          <w:rFonts w:ascii="Times New Roman" w:eastAsia="Times New Roman" w:hAnsi="Times New Roman" w:cs="Times New Roman"/>
          <w:rPrChange w:id="42" w:author="Joey Bernhardt" w:date="2015-12-18T16:08:00Z">
            <w:rPr>
              <w:rFonts w:eastAsia="Times New Roman"/>
            </w:rPr>
          </w:rPrChange>
        </w:rPr>
        <w:t>ive to Dietary Reference Intake</w:t>
      </w:r>
      <w:r w:rsidR="00EE44E9" w:rsidRPr="00DC1B3B">
        <w:rPr>
          <w:rFonts w:ascii="Times New Roman" w:eastAsia="Times New Roman" w:hAnsi="Times New Roman" w:cs="Times New Roman"/>
          <w:rPrChange w:id="43" w:author="Joey Bernhardt" w:date="2015-12-18T16:08:00Z">
            <w:rPr>
              <w:rFonts w:eastAsia="Times New Roman"/>
            </w:rPr>
          </w:rPrChange>
        </w:rPr>
        <w:t xml:space="preserve"> (DRI) values. The DRI is the daily intake level of a nutrient that is considered to be sufficient to meet the requirements of 97–98% of healthy individuals in every demographic (National Academies of Sciences 2011). </w:t>
      </w:r>
    </w:p>
    <w:p w14:paraId="405A0B8D" w14:textId="77777777" w:rsidR="00ED1029" w:rsidRPr="00DC1B3B" w:rsidRDefault="00ED1029">
      <w:pPr>
        <w:spacing w:line="360" w:lineRule="auto"/>
        <w:rPr>
          <w:ins w:id="44" w:author="Joey Bernhardt" w:date="2015-12-15T08:14:00Z"/>
          <w:rFonts w:ascii="Times New Roman" w:eastAsia="Times New Roman" w:hAnsi="Times New Roman" w:cs="Times New Roman"/>
          <w:rPrChange w:id="45" w:author="Joey Bernhardt" w:date="2015-12-18T16:08:00Z">
            <w:rPr>
              <w:ins w:id="46" w:author="Joey Bernhardt" w:date="2015-12-15T08:14:00Z"/>
              <w:rFonts w:eastAsia="Times New Roman"/>
            </w:rPr>
          </w:rPrChange>
        </w:rPr>
        <w:pPrChange w:id="47" w:author="Joey Bernhardt" w:date="2015-12-18T16:24:00Z">
          <w:pPr/>
        </w:pPrChange>
      </w:pPr>
    </w:p>
    <w:p w14:paraId="38382586" w14:textId="6FB50DE6" w:rsidR="00EE44E9" w:rsidRPr="00DC1B3B" w:rsidRDefault="00EE44E9">
      <w:pPr>
        <w:spacing w:line="360" w:lineRule="auto"/>
        <w:rPr>
          <w:ins w:id="48" w:author="Joey Bernhardt" w:date="2015-12-15T08:15:00Z"/>
          <w:rFonts w:ascii="Times New Roman" w:eastAsia="Times New Roman" w:hAnsi="Times New Roman" w:cs="Times New Roman"/>
          <w:rPrChange w:id="49" w:author="Joey Bernhardt" w:date="2015-12-18T16:08:00Z">
            <w:rPr>
              <w:ins w:id="50" w:author="Joey Bernhardt" w:date="2015-12-15T08:15:00Z"/>
              <w:rFonts w:eastAsia="Times New Roman"/>
            </w:rPr>
          </w:rPrChange>
        </w:rPr>
        <w:pPrChange w:id="51" w:author="Joey Bernhardt" w:date="2015-12-18T16:24:00Z">
          <w:pPr/>
        </w:pPrChange>
      </w:pPr>
      <w:r w:rsidRPr="00DC1B3B">
        <w:rPr>
          <w:rFonts w:ascii="Times New Roman" w:eastAsia="Times New Roman" w:hAnsi="Times New Roman" w:cs="Times New Roman"/>
          <w:rPrChange w:id="52" w:author="Joey Bernhardt" w:date="2015-12-18T16:08:00Z">
            <w:rPr>
              <w:rFonts w:eastAsia="Times New Roman"/>
            </w:rPr>
          </w:rPrChange>
        </w:rPr>
        <w:t xml:space="preserve">Fish species vary widely in their concentration of essential nutrients (USDA 2011).  For example, assuming a serving size of 85g of fish, sardines (1.9 g DHA per 100 g tissue) and Pacific herring (0.83 g DHA/100g) provide the recommended level of 1.0g/day EPA and DHA in a single serving, while pink salmon, canary rockfish and surf smelt would require 1.2-1.5 servings, while pacific hake (0.15g/100g DHA) and </w:t>
      </w:r>
      <w:proofErr w:type="spellStart"/>
      <w:r w:rsidRPr="00DC1B3B">
        <w:rPr>
          <w:rFonts w:ascii="Times New Roman" w:eastAsia="Times New Roman" w:hAnsi="Times New Roman" w:cs="Times New Roman"/>
          <w:rPrChange w:id="53" w:author="Joey Bernhardt" w:date="2015-12-18T16:08:00Z">
            <w:rPr>
              <w:rFonts w:eastAsia="Times New Roman"/>
            </w:rPr>
          </w:rPrChange>
        </w:rPr>
        <w:t>pollock</w:t>
      </w:r>
      <w:proofErr w:type="spellEnd"/>
      <w:r w:rsidRPr="00DC1B3B">
        <w:rPr>
          <w:rFonts w:ascii="Times New Roman" w:eastAsia="Times New Roman" w:hAnsi="Times New Roman" w:cs="Times New Roman"/>
          <w:rPrChange w:id="54" w:author="Joey Bernhardt" w:date="2015-12-18T16:08:00Z">
            <w:rPr>
              <w:rFonts w:eastAsia="Times New Roman"/>
            </w:rPr>
          </w:rPrChange>
        </w:rPr>
        <w:t xml:space="preserve"> (0.24 g DHA/100g) would require 4-5 servings to meet the recommended daily requirements (</w:t>
      </w:r>
      <w:proofErr w:type="spellStart"/>
      <w:r w:rsidRPr="00DC1B3B">
        <w:rPr>
          <w:rFonts w:ascii="Times New Roman" w:eastAsia="Times New Roman" w:hAnsi="Times New Roman" w:cs="Times New Roman"/>
          <w:rPrChange w:id="55" w:author="Joey Bernhardt" w:date="2015-12-18T16:08:00Z">
            <w:rPr>
              <w:rFonts w:eastAsia="Times New Roman"/>
            </w:rPr>
          </w:rPrChange>
        </w:rPr>
        <w:t>Hyuhn</w:t>
      </w:r>
      <w:proofErr w:type="spellEnd"/>
      <w:r w:rsidRPr="00DC1B3B">
        <w:rPr>
          <w:rFonts w:ascii="Times New Roman" w:eastAsia="Times New Roman" w:hAnsi="Times New Roman" w:cs="Times New Roman"/>
          <w:rPrChange w:id="56" w:author="Joey Bernhardt" w:date="2015-12-18T16:08:00Z">
            <w:rPr>
              <w:rFonts w:eastAsia="Times New Roman"/>
            </w:rPr>
          </w:rPrChange>
        </w:rPr>
        <w:t xml:space="preserve"> and Kitts 2009). Thus, not all species are equally nutritionally valuable. This variability in essential fatty acid (EFA) content per serving size </w:t>
      </w:r>
      <w:ins w:id="57" w:author="Joey Bernhardt" w:date="2015-12-18T15:25:00Z">
        <w:r w:rsidR="00445BB7" w:rsidRPr="00DC1B3B">
          <w:rPr>
            <w:rFonts w:ascii="Times New Roman" w:eastAsia="Times New Roman" w:hAnsi="Times New Roman" w:cs="Times New Roman"/>
            <w:rPrChange w:id="58" w:author="Joey Bernhardt" w:date="2015-12-18T16:08:00Z">
              <w:rPr>
                <w:rFonts w:eastAsia="Times New Roman"/>
              </w:rPr>
            </w:rPrChange>
          </w:rPr>
          <w:t>may be</w:t>
        </w:r>
      </w:ins>
      <w:r w:rsidRPr="00DC1B3B">
        <w:rPr>
          <w:rFonts w:ascii="Times New Roman" w:eastAsia="Times New Roman" w:hAnsi="Times New Roman" w:cs="Times New Roman"/>
          <w:rPrChange w:id="59" w:author="Joey Bernhardt" w:date="2015-12-18T16:08:00Z">
            <w:rPr>
              <w:rFonts w:eastAsia="Times New Roman"/>
            </w:rPr>
          </w:rPrChange>
        </w:rPr>
        <w:t xml:space="preserve"> related to the total fat content of the fish: the characteristically lean fish like </w:t>
      </w:r>
      <w:proofErr w:type="spellStart"/>
      <w:r w:rsidRPr="00DC1B3B">
        <w:rPr>
          <w:rFonts w:ascii="Times New Roman" w:eastAsia="Times New Roman" w:hAnsi="Times New Roman" w:cs="Times New Roman"/>
          <w:rPrChange w:id="60" w:author="Joey Bernhardt" w:date="2015-12-18T16:08:00Z">
            <w:rPr>
              <w:rFonts w:eastAsia="Times New Roman"/>
            </w:rPr>
          </w:rPrChange>
        </w:rPr>
        <w:t>pollock</w:t>
      </w:r>
      <w:proofErr w:type="spellEnd"/>
      <w:r w:rsidRPr="00DC1B3B">
        <w:rPr>
          <w:rFonts w:ascii="Times New Roman" w:eastAsia="Times New Roman" w:hAnsi="Times New Roman" w:cs="Times New Roman"/>
          <w:rPrChange w:id="61" w:author="Joey Bernhardt" w:date="2015-12-18T16:08:00Z">
            <w:rPr>
              <w:rFonts w:eastAsia="Times New Roman"/>
            </w:rPr>
          </w:rPrChange>
        </w:rPr>
        <w:t xml:space="preserve"> and hake have relatively low contents of EFAs, while the more lipid-rich fish have higher EFA contents. </w:t>
      </w:r>
    </w:p>
    <w:p w14:paraId="0C5939B2" w14:textId="77777777" w:rsidR="00ED1029" w:rsidRPr="00DC1B3B" w:rsidRDefault="00ED1029">
      <w:pPr>
        <w:spacing w:line="360" w:lineRule="auto"/>
        <w:rPr>
          <w:ins w:id="62" w:author="Joey Bernhardt" w:date="2015-12-15T08:15:00Z"/>
          <w:rFonts w:ascii="Times New Roman" w:eastAsia="Times New Roman" w:hAnsi="Times New Roman" w:cs="Times New Roman"/>
          <w:rPrChange w:id="63" w:author="Joey Bernhardt" w:date="2015-12-18T16:08:00Z">
            <w:rPr>
              <w:ins w:id="64" w:author="Joey Bernhardt" w:date="2015-12-15T08:15:00Z"/>
              <w:rFonts w:eastAsia="Times New Roman"/>
            </w:rPr>
          </w:rPrChange>
        </w:rPr>
        <w:pPrChange w:id="65" w:author="Joey Bernhardt" w:date="2015-12-18T16:24:00Z">
          <w:pPr/>
        </w:pPrChange>
      </w:pPr>
    </w:p>
    <w:p w14:paraId="52BEC3C4" w14:textId="0316214E" w:rsidR="00BB72C7" w:rsidRPr="00DC1B3B" w:rsidRDefault="00445BB7">
      <w:pPr>
        <w:spacing w:line="360" w:lineRule="auto"/>
        <w:rPr>
          <w:ins w:id="66" w:author="Joey Bernhardt" w:date="2015-12-15T08:19:00Z"/>
          <w:rFonts w:ascii="Times New Roman" w:eastAsia="Times New Roman" w:hAnsi="Times New Roman" w:cs="Times New Roman"/>
          <w:lang w:val="en-US"/>
        </w:rPr>
        <w:pPrChange w:id="67" w:author="Joey Bernhardt" w:date="2015-12-18T16:24:00Z">
          <w:pPr/>
        </w:pPrChange>
      </w:pPr>
      <w:ins w:id="68" w:author="Joey Bernhardt" w:date="2015-12-18T15:26:00Z">
        <w:r w:rsidRPr="00DC1B3B">
          <w:rPr>
            <w:rFonts w:ascii="Times New Roman" w:eastAsia="Times New Roman" w:hAnsi="Times New Roman" w:cs="Times New Roman"/>
          </w:rPr>
          <w:t xml:space="preserve">Here, we </w:t>
        </w:r>
        <w:r w:rsidR="007135B0" w:rsidRPr="00DC1B3B">
          <w:rPr>
            <w:rFonts w:ascii="Times New Roman" w:eastAsia="Times New Roman" w:hAnsi="Times New Roman" w:cs="Times New Roman"/>
          </w:rPr>
          <w:t xml:space="preserve">draw on two </w:t>
        </w:r>
      </w:ins>
      <w:ins w:id="69" w:author="Joey Bernhardt" w:date="2015-12-18T15:30:00Z">
        <w:r w:rsidR="007135B0" w:rsidRPr="00DC1B3B">
          <w:rPr>
            <w:rFonts w:ascii="Times New Roman" w:eastAsia="Times New Roman" w:hAnsi="Times New Roman" w:cs="Times New Roman"/>
          </w:rPr>
          <w:t>well-established</w:t>
        </w:r>
      </w:ins>
      <w:ins w:id="70" w:author="Joey Bernhardt" w:date="2015-12-18T15:26:00Z">
        <w:r w:rsidR="003F24E2">
          <w:rPr>
            <w:rFonts w:ascii="Times New Roman" w:eastAsia="Times New Roman" w:hAnsi="Times New Roman" w:cs="Times New Roman"/>
          </w:rPr>
          <w:t xml:space="preserve"> nutritional metrics:</w:t>
        </w:r>
        <w:r w:rsidR="007135B0" w:rsidRPr="00DC1B3B">
          <w:rPr>
            <w:rFonts w:ascii="Times New Roman" w:eastAsia="Times New Roman" w:hAnsi="Times New Roman" w:cs="Times New Roman"/>
          </w:rPr>
          <w:t xml:space="preserve"> nutrient content/100g edible portion and DRI, </w:t>
        </w:r>
      </w:ins>
      <w:ins w:id="71" w:author="Joey Bernhardt" w:date="2015-12-18T15:31:00Z">
        <w:r w:rsidR="003F24E2">
          <w:rPr>
            <w:rFonts w:ascii="Times New Roman" w:eastAsia="Times New Roman" w:hAnsi="Times New Roman" w:cs="Times New Roman"/>
          </w:rPr>
          <w:t>as well as</w:t>
        </w:r>
        <w:r w:rsidR="007135B0" w:rsidRPr="00DC1B3B">
          <w:rPr>
            <w:rFonts w:ascii="Times New Roman" w:eastAsia="Times New Roman" w:hAnsi="Times New Roman" w:cs="Times New Roman"/>
          </w:rPr>
          <w:t xml:space="preserve"> ecological traits such as body size and trophic position, </w:t>
        </w:r>
      </w:ins>
      <w:ins w:id="72" w:author="Joey Bernhardt" w:date="2015-12-18T15:26:00Z">
        <w:r w:rsidR="007135B0" w:rsidRPr="00DC1B3B">
          <w:rPr>
            <w:rFonts w:ascii="Times New Roman" w:eastAsia="Times New Roman" w:hAnsi="Times New Roman" w:cs="Times New Roman"/>
          </w:rPr>
          <w:t xml:space="preserve">to </w:t>
        </w:r>
      </w:ins>
      <w:ins w:id="73" w:author="Joey Bernhardt" w:date="2015-12-18T15:31:00Z">
        <w:r w:rsidR="007135B0" w:rsidRPr="00DC1B3B">
          <w:rPr>
            <w:rFonts w:ascii="Times New Roman" w:eastAsia="Times New Roman" w:hAnsi="Times New Roman" w:cs="Times New Roman"/>
          </w:rPr>
          <w:t xml:space="preserve">explicitly </w:t>
        </w:r>
      </w:ins>
      <w:ins w:id="74" w:author="Joey Bernhardt" w:date="2015-12-18T15:26:00Z">
        <w:r w:rsidR="007135B0" w:rsidRPr="00DC1B3B">
          <w:rPr>
            <w:rFonts w:ascii="Times New Roman" w:eastAsia="Times New Roman" w:hAnsi="Times New Roman" w:cs="Times New Roman"/>
          </w:rPr>
          <w:t>characterize the relationship between aquatic species</w:t>
        </w:r>
      </w:ins>
      <w:ins w:id="75" w:author="Joey Bernhardt" w:date="2015-12-18T15:29:00Z">
        <w:r w:rsidR="007135B0" w:rsidRPr="00DC1B3B">
          <w:rPr>
            <w:rFonts w:ascii="Times New Roman" w:eastAsia="Times New Roman" w:hAnsi="Times New Roman" w:cs="Times New Roman"/>
          </w:rPr>
          <w:t xml:space="preserve">’ </w:t>
        </w:r>
      </w:ins>
      <w:ins w:id="76" w:author="Joey Bernhardt" w:date="2015-12-18T15:31:00Z">
        <w:r w:rsidR="007135B0" w:rsidRPr="00DC1B3B">
          <w:rPr>
            <w:rFonts w:ascii="Times New Roman" w:eastAsia="Times New Roman" w:hAnsi="Times New Roman" w:cs="Times New Roman"/>
          </w:rPr>
          <w:t xml:space="preserve">ecological </w:t>
        </w:r>
      </w:ins>
      <w:ins w:id="77" w:author="Joey Bernhardt" w:date="2015-12-18T15:29:00Z">
        <w:r w:rsidR="007135B0" w:rsidRPr="00DC1B3B">
          <w:rPr>
            <w:rFonts w:ascii="Times New Roman" w:eastAsia="Times New Roman" w:hAnsi="Times New Roman" w:cs="Times New Roman"/>
          </w:rPr>
          <w:t xml:space="preserve">traits </w:t>
        </w:r>
      </w:ins>
      <w:ins w:id="78" w:author="Joey Bernhardt" w:date="2015-12-18T16:25:00Z">
        <w:r w:rsidR="00A24A1E">
          <w:rPr>
            <w:rFonts w:ascii="Times New Roman" w:eastAsia="Times New Roman" w:hAnsi="Times New Roman" w:cs="Times New Roman"/>
          </w:rPr>
          <w:t xml:space="preserve">such as body size </w:t>
        </w:r>
      </w:ins>
      <w:ins w:id="79" w:author="Joey Bernhardt" w:date="2015-12-18T15:29:00Z">
        <w:r w:rsidR="007135B0" w:rsidRPr="00DC1B3B">
          <w:rPr>
            <w:rFonts w:ascii="Times New Roman" w:eastAsia="Times New Roman" w:hAnsi="Times New Roman" w:cs="Times New Roman"/>
          </w:rPr>
          <w:t>and their nutritional value</w:t>
        </w:r>
      </w:ins>
      <w:ins w:id="80" w:author="Joey Bernhardt" w:date="2015-12-18T15:31:00Z">
        <w:r w:rsidR="007135B0" w:rsidRPr="00DC1B3B">
          <w:rPr>
            <w:rFonts w:ascii="Times New Roman" w:eastAsia="Times New Roman" w:hAnsi="Times New Roman" w:cs="Times New Roman"/>
          </w:rPr>
          <w:t xml:space="preserve"> for human well-being. </w:t>
        </w:r>
      </w:ins>
    </w:p>
    <w:p w14:paraId="54EDF9C3" w14:textId="77777777" w:rsidR="003307D9" w:rsidRPr="00DC1B3B" w:rsidRDefault="003307D9">
      <w:pPr>
        <w:pStyle w:val="normal0"/>
        <w:spacing w:line="360" w:lineRule="auto"/>
        <w:rPr>
          <w:rFonts w:ascii="Times New Roman" w:eastAsia="Times New Roman" w:hAnsi="Times New Roman" w:cs="Times New Roman"/>
          <w:sz w:val="24"/>
          <w:szCs w:val="24"/>
        </w:rPr>
      </w:pPr>
    </w:p>
    <w:p w14:paraId="48938E16" w14:textId="07DF853A" w:rsidR="003307D9" w:rsidRPr="00DC1B3B" w:rsidRDefault="00ED1029">
      <w:pPr>
        <w:pStyle w:val="normal0"/>
        <w:spacing w:line="360" w:lineRule="auto"/>
        <w:rPr>
          <w:rFonts w:ascii="Times New Roman" w:eastAsia="Times New Roman" w:hAnsi="Times New Roman" w:cs="Times New Roman"/>
          <w:b/>
          <w:sz w:val="24"/>
          <w:szCs w:val="24"/>
        </w:rPr>
      </w:pPr>
      <w:ins w:id="81" w:author="Joey Bernhardt" w:date="2015-12-15T08:14:00Z">
        <w:r w:rsidRPr="00DC1B3B">
          <w:rPr>
            <w:rFonts w:ascii="Times New Roman" w:eastAsia="Times New Roman" w:hAnsi="Times New Roman" w:cs="Times New Roman"/>
            <w:b/>
            <w:sz w:val="24"/>
            <w:szCs w:val="24"/>
          </w:rPr>
          <w:t>M</w:t>
        </w:r>
      </w:ins>
      <w:r w:rsidR="003307D9" w:rsidRPr="00DC1B3B">
        <w:rPr>
          <w:rFonts w:ascii="Times New Roman" w:eastAsia="Times New Roman" w:hAnsi="Times New Roman" w:cs="Times New Roman"/>
          <w:b/>
          <w:sz w:val="24"/>
          <w:szCs w:val="24"/>
        </w:rPr>
        <w:t xml:space="preserve">icronutrients in seafood and how </w:t>
      </w:r>
      <w:r w:rsidR="002E2FBB" w:rsidRPr="00DC1B3B">
        <w:rPr>
          <w:rFonts w:ascii="Times New Roman" w:eastAsia="Times New Roman" w:hAnsi="Times New Roman" w:cs="Times New Roman"/>
          <w:b/>
          <w:sz w:val="24"/>
          <w:szCs w:val="24"/>
        </w:rPr>
        <w:t>humans consume them</w:t>
      </w:r>
    </w:p>
    <w:p w14:paraId="132858FB" w14:textId="60B89BDB" w:rsidR="00BB72C7" w:rsidRPr="005118D6" w:rsidRDefault="00BB72C7">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sz w:val="24"/>
          <w:szCs w:val="24"/>
          <w:rPrChange w:id="82" w:author="Joey Bernhardt" w:date="2015-12-18T16:08:00Z">
            <w:rPr>
              <w:rFonts w:ascii="Times New Roman" w:eastAsia="Times New Roman" w:hAnsi="Times New Roman" w:cs="Times New Roman"/>
              <w:b/>
              <w:sz w:val="24"/>
              <w:szCs w:val="24"/>
            </w:rPr>
          </w:rPrChange>
        </w:rPr>
        <w:t xml:space="preserve">We hypothesize that species’ nutritional profiles are linked to functional traits because elements that are of nutritional value to humans also serve functional roles in organismal physiology </w:t>
      </w:r>
      <w:ins w:id="83" w:author="Joey Bernhardt" w:date="2015-12-18T15:40:00Z">
        <w:r w:rsidR="001B234C" w:rsidRPr="00DC1B3B">
          <w:rPr>
            <w:rFonts w:ascii="Times New Roman" w:eastAsia="Times New Roman" w:hAnsi="Times New Roman" w:cs="Times New Roman"/>
            <w:sz w:val="24"/>
            <w:szCs w:val="24"/>
          </w:rPr>
          <w:t xml:space="preserve">and because human dietary practices map onto functional traits such as body size and </w:t>
        </w:r>
      </w:ins>
      <w:ins w:id="84" w:author="Joey Bernhardt" w:date="2015-12-18T15:41:00Z">
        <w:r w:rsidR="001B234C" w:rsidRPr="00DC1B3B">
          <w:rPr>
            <w:rFonts w:ascii="Times New Roman" w:eastAsia="Times New Roman" w:hAnsi="Times New Roman" w:cs="Times New Roman"/>
            <w:sz w:val="24"/>
            <w:szCs w:val="24"/>
          </w:rPr>
          <w:t>(</w:t>
        </w:r>
        <w:proofErr w:type="spellStart"/>
        <w:proofErr w:type="gramStart"/>
        <w:r w:rsidR="001B234C" w:rsidRPr="00DC1B3B">
          <w:rPr>
            <w:rFonts w:ascii="Times New Roman" w:eastAsia="Times New Roman" w:hAnsi="Times New Roman" w:cs="Times New Roman"/>
            <w:sz w:val="24"/>
            <w:szCs w:val="24"/>
          </w:rPr>
          <w:t>exo</w:t>
        </w:r>
        <w:proofErr w:type="spellEnd"/>
        <w:r w:rsidR="001B234C" w:rsidRPr="00DC1B3B">
          <w:rPr>
            <w:rFonts w:ascii="Times New Roman" w:eastAsia="Times New Roman" w:hAnsi="Times New Roman" w:cs="Times New Roman"/>
            <w:sz w:val="24"/>
            <w:szCs w:val="24"/>
          </w:rPr>
          <w:t>)</w:t>
        </w:r>
      </w:ins>
      <w:ins w:id="85" w:author="Joey Bernhardt" w:date="2015-12-18T15:40:00Z">
        <w:r w:rsidR="001B234C" w:rsidRPr="00DC1B3B">
          <w:rPr>
            <w:rFonts w:ascii="Times New Roman" w:eastAsia="Times New Roman" w:hAnsi="Times New Roman" w:cs="Times New Roman"/>
            <w:sz w:val="24"/>
            <w:szCs w:val="24"/>
          </w:rPr>
          <w:t>skeleton</w:t>
        </w:r>
        <w:proofErr w:type="gramEnd"/>
        <w:r w:rsidR="001B234C" w:rsidRPr="00DC1B3B">
          <w:rPr>
            <w:rFonts w:ascii="Times New Roman" w:eastAsia="Times New Roman" w:hAnsi="Times New Roman" w:cs="Times New Roman"/>
            <w:sz w:val="24"/>
            <w:szCs w:val="24"/>
          </w:rPr>
          <w:t xml:space="preserve"> morphology</w:t>
        </w:r>
      </w:ins>
      <w:ins w:id="86" w:author="Joey Bernhardt" w:date="2015-12-18T15:43:00Z">
        <w:r w:rsidR="001B234C" w:rsidRPr="00DC1B3B">
          <w:rPr>
            <w:rFonts w:ascii="Times New Roman" w:eastAsia="Times New Roman" w:hAnsi="Times New Roman" w:cs="Times New Roman"/>
            <w:sz w:val="24"/>
            <w:szCs w:val="24"/>
          </w:rPr>
          <w:t xml:space="preserve"> (table 1)</w:t>
        </w:r>
      </w:ins>
      <w:del w:id="87" w:author="Joey Bernhardt" w:date="2015-12-18T15:41:00Z">
        <w:r w:rsidRPr="00DC1B3B" w:rsidDel="001B234C">
          <w:rPr>
            <w:rFonts w:ascii="Times New Roman" w:eastAsia="Times New Roman" w:hAnsi="Times New Roman" w:cs="Times New Roman"/>
            <w:sz w:val="24"/>
            <w:szCs w:val="24"/>
            <w:rPrChange w:id="88" w:author="Joey Bernhardt" w:date="2015-12-18T16:08:00Z">
              <w:rPr>
                <w:rFonts w:ascii="Times New Roman" w:eastAsia="Times New Roman" w:hAnsi="Times New Roman" w:cs="Times New Roman"/>
                <w:b/>
                <w:sz w:val="24"/>
                <w:szCs w:val="24"/>
              </w:rPr>
            </w:rPrChange>
          </w:rPr>
          <w:delText xml:space="preserve">AND BECAUSE HUMAN DIETARY PRACTICES MAP ONTO FUNCTIONAL TRAITS SUCH AS BODY SIZE AND </w:delText>
        </w:r>
        <w:r w:rsidR="00931E43" w:rsidRPr="00DC1B3B" w:rsidDel="001B234C">
          <w:rPr>
            <w:rFonts w:ascii="Times New Roman" w:eastAsia="Times New Roman" w:hAnsi="Times New Roman" w:cs="Times New Roman"/>
            <w:sz w:val="24"/>
            <w:szCs w:val="24"/>
            <w:rPrChange w:id="89" w:author="Joey Bernhardt" w:date="2015-12-18T16:08:00Z">
              <w:rPr>
                <w:rFonts w:ascii="Times New Roman" w:eastAsia="Times New Roman" w:hAnsi="Times New Roman" w:cs="Times New Roman"/>
                <w:b/>
                <w:sz w:val="24"/>
                <w:szCs w:val="24"/>
              </w:rPr>
            </w:rPrChange>
          </w:rPr>
          <w:delText xml:space="preserve">EXOSKELETON/SHELL </w:delText>
        </w:r>
        <w:r w:rsidRPr="00DC1B3B" w:rsidDel="001B234C">
          <w:rPr>
            <w:rFonts w:ascii="Times New Roman" w:eastAsia="Times New Roman" w:hAnsi="Times New Roman" w:cs="Times New Roman"/>
            <w:sz w:val="24"/>
            <w:szCs w:val="24"/>
            <w:rPrChange w:id="90" w:author="Joey Bernhardt" w:date="2015-12-18T16:08:00Z">
              <w:rPr>
                <w:rFonts w:ascii="Times New Roman" w:eastAsia="Times New Roman" w:hAnsi="Times New Roman" w:cs="Times New Roman"/>
                <w:b/>
                <w:sz w:val="24"/>
                <w:szCs w:val="24"/>
              </w:rPr>
            </w:rPrChange>
          </w:rPr>
          <w:delText>MORPHOLOGY</w:delText>
        </w:r>
      </w:del>
      <w:r w:rsidRPr="00DC1B3B">
        <w:rPr>
          <w:rFonts w:ascii="Times New Roman" w:eastAsia="Times New Roman" w:hAnsi="Times New Roman" w:cs="Times New Roman"/>
          <w:sz w:val="24"/>
          <w:szCs w:val="24"/>
        </w:rPr>
        <w:t xml:space="preserve">. Functional traits such as trophic position may be related to the nutritional content of seafood species because they affect the dietary range and quantity of nutrients to which an organism is exposed, as well as the physiological constraints on body composition (Simpson and </w:t>
      </w:r>
      <w:proofErr w:type="spellStart"/>
      <w:r w:rsidRPr="00DC1B3B">
        <w:rPr>
          <w:rFonts w:ascii="Times New Roman" w:eastAsia="Times New Roman" w:hAnsi="Times New Roman" w:cs="Times New Roman"/>
          <w:sz w:val="24"/>
          <w:szCs w:val="24"/>
        </w:rPr>
        <w:t>Raubenheimer</w:t>
      </w:r>
      <w:proofErr w:type="spellEnd"/>
      <w:r w:rsidRPr="00DC1B3B">
        <w:rPr>
          <w:rFonts w:ascii="Times New Roman" w:eastAsia="Times New Roman" w:hAnsi="Times New Roman" w:cs="Times New Roman"/>
          <w:sz w:val="24"/>
          <w:szCs w:val="24"/>
        </w:rPr>
        <w:t xml:space="preserve"> 2012). In </w:t>
      </w:r>
      <w:r w:rsidRPr="00DC1B3B">
        <w:rPr>
          <w:rFonts w:ascii="Times New Roman" w:eastAsia="Times New Roman" w:hAnsi="Times New Roman" w:cs="Times New Roman"/>
          <w:sz w:val="24"/>
          <w:szCs w:val="24"/>
        </w:rPr>
        <w:lastRenderedPageBreak/>
        <w:t xml:space="preserve">aquatic food webs, some evidence suggests that nutritional profile may be related to species traits: the distribution of trace metals in fish tissues has been related to feeding guild (Bernhard and </w:t>
      </w:r>
      <w:proofErr w:type="spellStart"/>
      <w:r w:rsidRPr="00DC1B3B">
        <w:rPr>
          <w:rFonts w:ascii="Times New Roman" w:eastAsia="Times New Roman" w:hAnsi="Times New Roman" w:cs="Times New Roman"/>
          <w:sz w:val="24"/>
          <w:szCs w:val="24"/>
        </w:rPr>
        <w:t>Andreae</w:t>
      </w:r>
      <w:proofErr w:type="spellEnd"/>
      <w:r w:rsidRPr="00DC1B3B">
        <w:rPr>
          <w:rFonts w:ascii="Times New Roman" w:eastAsia="Times New Roman" w:hAnsi="Times New Roman" w:cs="Times New Roman"/>
          <w:sz w:val="24"/>
          <w:szCs w:val="24"/>
        </w:rPr>
        <w:t xml:space="preserve"> 1984), body size, stage of life cycle and reproductive status (Shearer 1984). Disease state, water quality and other environmental factors may also modify tissue mineral distribution (</w:t>
      </w:r>
      <w:proofErr w:type="spellStart"/>
      <w:r w:rsidRPr="00DC1B3B">
        <w:rPr>
          <w:rFonts w:ascii="Times New Roman" w:eastAsia="Times New Roman" w:hAnsi="Times New Roman" w:cs="Times New Roman"/>
          <w:sz w:val="24"/>
          <w:szCs w:val="24"/>
        </w:rPr>
        <w:t>Lall</w:t>
      </w:r>
      <w:proofErr w:type="spellEnd"/>
      <w:r w:rsidRPr="00DC1B3B">
        <w:rPr>
          <w:rFonts w:ascii="Times New Roman" w:eastAsia="Times New Roman" w:hAnsi="Times New Roman" w:cs="Times New Roman"/>
          <w:sz w:val="24"/>
          <w:szCs w:val="24"/>
        </w:rPr>
        <w:t xml:space="preserve"> and Olivier 1993). Although aquatic organisms readily absorb metals from the environment, the ability to regulate abnormal concentrations varies among species. Certain species are able to excrete high proportions of excessive metal intake and regulate the concentration in the body at relatively normal levels (Bryan 1976). This occurs for essential elements such as Cu, Zn, and Fe. However, non-essential minerals such as Hg, Cd, and </w:t>
      </w:r>
      <w:proofErr w:type="spellStart"/>
      <w:r w:rsidRPr="00DC1B3B">
        <w:rPr>
          <w:rFonts w:ascii="Times New Roman" w:eastAsia="Times New Roman" w:hAnsi="Times New Roman" w:cs="Times New Roman"/>
          <w:sz w:val="24"/>
          <w:szCs w:val="24"/>
        </w:rPr>
        <w:t>Pb</w:t>
      </w:r>
      <w:proofErr w:type="spellEnd"/>
      <w:r w:rsidRPr="00DC1B3B">
        <w:rPr>
          <w:rFonts w:ascii="Times New Roman" w:eastAsia="Times New Roman" w:hAnsi="Times New Roman" w:cs="Times New Roman"/>
          <w:sz w:val="24"/>
          <w:szCs w:val="24"/>
        </w:rPr>
        <w:t xml:space="preserve"> are more poorly regulated (</w:t>
      </w:r>
      <w:proofErr w:type="spellStart"/>
      <w:r w:rsidRPr="00DC1B3B">
        <w:rPr>
          <w:rFonts w:ascii="Times New Roman" w:eastAsia="Times New Roman" w:hAnsi="Times New Roman" w:cs="Times New Roman"/>
          <w:sz w:val="24"/>
          <w:szCs w:val="24"/>
        </w:rPr>
        <w:t>Karimi</w:t>
      </w:r>
      <w:proofErr w:type="spellEnd"/>
      <w:r w:rsidRPr="00DC1B3B">
        <w:rPr>
          <w:rFonts w:ascii="Times New Roman" w:eastAsia="Times New Roman" w:hAnsi="Times New Roman" w:cs="Times New Roman"/>
          <w:sz w:val="24"/>
          <w:szCs w:val="24"/>
        </w:rPr>
        <w:t xml:space="preserve"> et al. 2006). Different metals localize or accumulate in different organs or tissues. For example, Fe concentrations are highest in hematopoietic tissues while Hg is most abundant in the muscle tissues. Since each element is under different levels of homeostatic control, we expect the relationship between elemental content and species’ traits to vary by nutrient</w:t>
      </w:r>
      <w:commentRangeStart w:id="91"/>
      <w:r w:rsidRPr="00DC1B3B">
        <w:rPr>
          <w:rFonts w:ascii="Times New Roman" w:eastAsia="Times New Roman" w:hAnsi="Times New Roman" w:cs="Times New Roman"/>
          <w:sz w:val="24"/>
          <w:szCs w:val="24"/>
        </w:rPr>
        <w:t>. For those nutrients that are more tightly regulated, we expect more consisten</w:t>
      </w:r>
      <w:ins w:id="92" w:author="Joey Bernhardt" w:date="2015-12-18T16:28:00Z">
        <w:r w:rsidR="009A5E5D">
          <w:rPr>
            <w:rFonts w:ascii="Times New Roman" w:eastAsia="Times New Roman" w:hAnsi="Times New Roman" w:cs="Times New Roman"/>
            <w:sz w:val="24"/>
            <w:szCs w:val="24"/>
          </w:rPr>
          <w:t>t</w:t>
        </w:r>
      </w:ins>
      <w:r w:rsidRPr="00DC1B3B">
        <w:rPr>
          <w:rFonts w:ascii="Times New Roman" w:eastAsia="Times New Roman" w:hAnsi="Times New Roman" w:cs="Times New Roman"/>
          <w:sz w:val="24"/>
          <w:szCs w:val="24"/>
        </w:rPr>
        <w:t xml:space="preserve"> patterns across species. </w:t>
      </w:r>
      <w:commentRangeEnd w:id="91"/>
      <w:r w:rsidR="00BA5811">
        <w:rPr>
          <w:rStyle w:val="CommentReference"/>
        </w:rPr>
        <w:commentReference w:id="91"/>
      </w:r>
      <w:del w:id="93" w:author="Joey Bernhardt" w:date="2015-12-18T16:28:00Z">
        <w:r w:rsidRPr="00DC1B3B" w:rsidDel="009A5E5D">
          <w:rPr>
            <w:rFonts w:ascii="Times New Roman" w:eastAsia="Times New Roman" w:hAnsi="Times New Roman" w:cs="Times New Roman"/>
            <w:sz w:val="24"/>
            <w:szCs w:val="24"/>
          </w:rPr>
          <w:delText>Below we discuss the physiological role of several nutrients essential to the human diet and our predictions for how species’ traits may be related to nutrient content.</w:delText>
        </w:r>
      </w:del>
    </w:p>
    <w:p w14:paraId="4D3FB8FA" w14:textId="77777777" w:rsidR="001B234C" w:rsidRPr="00DC1B3B" w:rsidRDefault="001B234C">
      <w:pPr>
        <w:pStyle w:val="normal0"/>
        <w:spacing w:line="360" w:lineRule="auto"/>
        <w:rPr>
          <w:ins w:id="94" w:author="Joey Bernhardt" w:date="2015-12-18T15:43:00Z"/>
          <w:rFonts w:ascii="Times New Roman" w:eastAsia="Times New Roman" w:hAnsi="Times New Roman" w:cs="Times New Roman"/>
          <w:sz w:val="24"/>
          <w:szCs w:val="24"/>
        </w:rPr>
      </w:pPr>
    </w:p>
    <w:p w14:paraId="7D501D46" w14:textId="5BBEE979" w:rsidR="003307D9" w:rsidRPr="00DC1B3B" w:rsidDel="00F94CCE" w:rsidRDefault="001B234C">
      <w:pPr>
        <w:pStyle w:val="normal0"/>
        <w:spacing w:line="360" w:lineRule="auto"/>
        <w:rPr>
          <w:del w:id="95" w:author="Joey Bernhardt" w:date="2015-12-18T15:48:00Z"/>
          <w:rFonts w:ascii="Times New Roman" w:eastAsia="Times New Roman" w:hAnsi="Times New Roman" w:cs="Times New Roman"/>
          <w:sz w:val="24"/>
          <w:szCs w:val="24"/>
        </w:rPr>
      </w:pPr>
      <w:ins w:id="96" w:author="Joey Bernhardt" w:date="2015-12-18T15:43:00Z">
        <w:r w:rsidRPr="00DC1B3B">
          <w:rPr>
            <w:rFonts w:ascii="Times New Roman" w:eastAsia="Times New Roman" w:hAnsi="Times New Roman" w:cs="Times New Roman"/>
          </w:rPr>
          <w:t xml:space="preserve">Not only are functional traits related to the ways in which nutrients </w:t>
        </w:r>
      </w:ins>
      <w:ins w:id="97" w:author="Joey Bernhardt" w:date="2015-12-18T15:44:00Z">
        <w:r w:rsidRPr="00DC1B3B">
          <w:rPr>
            <w:rFonts w:ascii="Times New Roman" w:eastAsia="Times New Roman" w:hAnsi="Times New Roman" w:cs="Times New Roman"/>
          </w:rPr>
          <w:t xml:space="preserve">accumulate in fish bodies, they are also related to the ways in which humans consume aquatic species. For example, in large bodied finfish such as tunas, human typically consume the muscle tissue only. In contrast, humans </w:t>
        </w:r>
      </w:ins>
      <w:ins w:id="98" w:author="Joey Bernhardt" w:date="2015-12-18T15:47:00Z">
        <w:r w:rsidRPr="00DC1B3B">
          <w:rPr>
            <w:rFonts w:ascii="Times New Roman" w:eastAsia="Times New Roman" w:hAnsi="Times New Roman" w:cs="Times New Roman"/>
          </w:rPr>
          <w:t xml:space="preserve">typically consume a much broader range of body tissues </w:t>
        </w:r>
      </w:ins>
      <w:ins w:id="99" w:author="Joey Bernhardt" w:date="2015-12-18T15:44:00Z">
        <w:r w:rsidRPr="00DC1B3B">
          <w:rPr>
            <w:rFonts w:ascii="Times New Roman" w:eastAsia="Times New Roman" w:hAnsi="Times New Roman" w:cs="Times New Roman"/>
          </w:rPr>
          <w:t>in crustacean taxa such as shrimps</w:t>
        </w:r>
      </w:ins>
      <w:ins w:id="100" w:author="Joey Bernhardt" w:date="2015-12-18T15:47:00Z">
        <w:r w:rsidRPr="00DC1B3B">
          <w:rPr>
            <w:rFonts w:ascii="Times New Roman" w:eastAsia="Times New Roman" w:hAnsi="Times New Roman" w:cs="Times New Roman"/>
          </w:rPr>
          <w:t xml:space="preserve"> (i.e. whole body) and crabs (</w:t>
        </w:r>
      </w:ins>
      <w:ins w:id="101" w:author="Joey Bernhardt" w:date="2015-12-18T15:49:00Z">
        <w:r w:rsidR="00F94CCE" w:rsidRPr="00DC1B3B">
          <w:rPr>
            <w:rFonts w:ascii="Times New Roman" w:eastAsia="Times New Roman" w:hAnsi="Times New Roman" w:cs="Times New Roman"/>
          </w:rPr>
          <w:t>muscle</w:t>
        </w:r>
      </w:ins>
      <w:ins w:id="102" w:author="Joey Bernhardt" w:date="2015-12-18T15:48:00Z">
        <w:r w:rsidRPr="00DC1B3B">
          <w:rPr>
            <w:rFonts w:ascii="Times New Roman" w:eastAsia="Times New Roman" w:hAnsi="Times New Roman" w:cs="Times New Roman"/>
          </w:rPr>
          <w:t xml:space="preserve"> tissue and organs such as the </w:t>
        </w:r>
        <w:proofErr w:type="spellStart"/>
        <w:r w:rsidRPr="00DC1B3B">
          <w:rPr>
            <w:rFonts w:ascii="Times New Roman" w:eastAsia="Times New Roman" w:hAnsi="Times New Roman" w:cs="Times New Roman"/>
          </w:rPr>
          <w:t>hepatopancreas</w:t>
        </w:r>
      </w:ins>
      <w:proofErr w:type="spellEnd"/>
      <w:del w:id="103" w:author="Joey Bernhardt" w:date="2015-12-18T15:48:00Z">
        <w:r w:rsidR="003307D9" w:rsidRPr="00DC1B3B" w:rsidDel="001B234C">
          <w:rPr>
            <w:rFonts w:ascii="Times New Roman" w:eastAsia="Times New Roman" w:hAnsi="Times New Roman" w:cs="Times New Roman"/>
            <w:u w:val="single"/>
            <w:rPrChange w:id="104" w:author="Joey Bernhardt" w:date="2015-12-18T16:08:00Z">
              <w:rPr>
                <w:rFonts w:ascii="Times New Roman" w:eastAsia="Times New Roman" w:hAnsi="Times New Roman" w:cs="Times New Roman"/>
              </w:rPr>
            </w:rPrChange>
          </w:rPr>
          <w:delText>How</w:delText>
        </w:r>
        <w:r w:rsidR="003307D9" w:rsidRPr="00DC1B3B" w:rsidDel="001B234C">
          <w:rPr>
            <w:rFonts w:ascii="Times New Roman" w:eastAsia="Times New Roman" w:hAnsi="Times New Roman" w:cs="Times New Roman"/>
          </w:rPr>
          <w:delText xml:space="preserve"> humans consume diverse seafood species: finfish we tend to consume only the muscle tissue (except some small fishes), molluscs and crustaceans, it depends. For some crustaceans, we eat the whole body (i.e. shrimps), for others, we consume certain parts (i.e. lobster and crab</w:delText>
        </w:r>
        <w:r w:rsidR="002F535C" w:rsidRPr="00DC1B3B" w:rsidDel="001B234C">
          <w:rPr>
            <w:rFonts w:ascii="Times New Roman" w:eastAsia="Times New Roman" w:hAnsi="Times New Roman" w:cs="Times New Roman"/>
          </w:rPr>
          <w:delText>, leg meat and hepatopancreas</w:delText>
        </w:r>
        <w:r w:rsidR="003307D9" w:rsidRPr="00DC1B3B" w:rsidDel="001B234C">
          <w:rPr>
            <w:rFonts w:ascii="Times New Roman" w:eastAsia="Times New Roman" w:hAnsi="Times New Roman" w:cs="Times New Roman"/>
          </w:rPr>
          <w:delText>).</w:delText>
        </w:r>
      </w:del>
      <w:ins w:id="105" w:author="Joey Bernhardt" w:date="2015-12-18T15:48:00Z">
        <w:r w:rsidRPr="00DC1B3B">
          <w:rPr>
            <w:rFonts w:ascii="Times New Roman" w:eastAsia="Times New Roman" w:hAnsi="Times New Roman" w:cs="Times New Roman"/>
          </w:rPr>
          <w:t>).</w:t>
        </w:r>
      </w:ins>
      <w:r w:rsidR="003307D9" w:rsidRPr="00DC1B3B">
        <w:rPr>
          <w:rFonts w:ascii="Times New Roman" w:eastAsia="Times New Roman" w:hAnsi="Times New Roman" w:cs="Times New Roman"/>
        </w:rPr>
        <w:t xml:space="preserve"> </w:t>
      </w:r>
    </w:p>
    <w:p w14:paraId="409B05FF" w14:textId="77777777" w:rsidR="002F535C" w:rsidRPr="00DC1B3B" w:rsidDel="00F94CCE" w:rsidRDefault="002F535C">
      <w:pPr>
        <w:pStyle w:val="normal0"/>
        <w:spacing w:line="360" w:lineRule="auto"/>
        <w:rPr>
          <w:del w:id="106" w:author="Joey Bernhardt" w:date="2015-12-18T15:48:00Z"/>
          <w:rFonts w:ascii="Times New Roman" w:eastAsia="Times New Roman" w:hAnsi="Times New Roman" w:cs="Times New Roman"/>
          <w:sz w:val="24"/>
          <w:szCs w:val="24"/>
        </w:rPr>
      </w:pPr>
    </w:p>
    <w:p w14:paraId="1641F08A" w14:textId="1B4A7C4E" w:rsidR="002F535C" w:rsidRPr="00DC1B3B" w:rsidRDefault="002F535C">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sz w:val="24"/>
          <w:szCs w:val="24"/>
        </w:rPr>
        <w:t>Taken together, the</w:t>
      </w:r>
      <w:ins w:id="107" w:author="Joey Bernhardt" w:date="2015-12-18T15:48:00Z">
        <w:r w:rsidR="00F94CCE" w:rsidRPr="00DC1B3B">
          <w:rPr>
            <w:rFonts w:ascii="Times New Roman" w:eastAsia="Times New Roman" w:hAnsi="Times New Roman" w:cs="Times New Roman"/>
            <w:sz w:val="24"/>
            <w:szCs w:val="24"/>
          </w:rPr>
          <w:t xml:space="preserve"> </w:t>
        </w:r>
      </w:ins>
      <w:del w:id="108" w:author="Joey Bernhardt" w:date="2015-12-18T15:48:00Z">
        <w:r w:rsidRPr="00DC1B3B" w:rsidDel="00F94CCE">
          <w:rPr>
            <w:rFonts w:ascii="Times New Roman" w:eastAsia="Times New Roman" w:hAnsi="Times New Roman" w:cs="Times New Roman"/>
            <w:sz w:val="24"/>
            <w:szCs w:val="24"/>
          </w:rPr>
          <w:delText xml:space="preserve">se </w:delText>
        </w:r>
      </w:del>
      <w:r w:rsidRPr="00DC1B3B">
        <w:rPr>
          <w:rFonts w:ascii="Times New Roman" w:eastAsia="Times New Roman" w:hAnsi="Times New Roman" w:cs="Times New Roman"/>
          <w:sz w:val="24"/>
          <w:szCs w:val="24"/>
        </w:rPr>
        <w:t xml:space="preserve">patterns </w:t>
      </w:r>
      <w:ins w:id="109" w:author="Joey Bernhardt" w:date="2015-12-18T15:48:00Z">
        <w:r w:rsidR="00F94CCE" w:rsidRPr="00DC1B3B">
          <w:rPr>
            <w:rFonts w:ascii="Times New Roman" w:eastAsia="Times New Roman" w:hAnsi="Times New Roman" w:cs="Times New Roman"/>
            <w:sz w:val="24"/>
            <w:szCs w:val="24"/>
          </w:rPr>
          <w:t xml:space="preserve">of functional morphology and human dietary practices </w:t>
        </w:r>
      </w:ins>
      <w:r w:rsidRPr="00DC1B3B">
        <w:rPr>
          <w:rFonts w:ascii="Times New Roman" w:eastAsia="Times New Roman" w:hAnsi="Times New Roman" w:cs="Times New Roman"/>
          <w:sz w:val="24"/>
          <w:szCs w:val="24"/>
        </w:rPr>
        <w:t xml:space="preserve">suggest that the edible portions of species from different taxonomic and functional groups may have vastly different nutrient profiles. </w:t>
      </w:r>
    </w:p>
    <w:p w14:paraId="460FAB83" w14:textId="77777777" w:rsidR="00F94CCE" w:rsidRPr="00DC1B3B" w:rsidRDefault="00F94CCE">
      <w:pPr>
        <w:spacing w:line="360" w:lineRule="auto"/>
        <w:rPr>
          <w:ins w:id="110" w:author="Joey Bernhardt" w:date="2015-12-18T15:49:00Z"/>
          <w:rFonts w:ascii="Times New Roman" w:hAnsi="Times New Roman" w:cs="Times New Roman"/>
          <w:rPrChange w:id="111" w:author="Joey Bernhardt" w:date="2015-12-18T16:08:00Z">
            <w:rPr>
              <w:ins w:id="112" w:author="Joey Bernhardt" w:date="2015-12-18T15:49:00Z"/>
            </w:rPr>
          </w:rPrChange>
        </w:rPr>
        <w:pPrChange w:id="113" w:author="Joey Bernhardt" w:date="2015-12-18T16:24:00Z">
          <w:pPr/>
        </w:pPrChange>
      </w:pPr>
    </w:p>
    <w:p w14:paraId="527C3A96" w14:textId="3CE25FD0" w:rsidR="00EE44E9" w:rsidRPr="00A24A1E" w:rsidDel="00A24A1E" w:rsidRDefault="00F94CCE">
      <w:pPr>
        <w:spacing w:line="360" w:lineRule="auto"/>
        <w:rPr>
          <w:del w:id="114" w:author="Joey Bernhardt" w:date="2015-12-18T16:22:00Z"/>
          <w:rFonts w:ascii="Times New Roman" w:eastAsia="Times New Roman" w:hAnsi="Times New Roman" w:cs="Times New Roman"/>
          <w:rPrChange w:id="115" w:author="Joey Bernhardt" w:date="2015-12-18T16:22:00Z">
            <w:rPr>
              <w:del w:id="116" w:author="Joey Bernhardt" w:date="2015-12-18T16:22:00Z"/>
              <w:rFonts w:ascii="Times New Roman" w:eastAsia="Times New Roman" w:hAnsi="Times New Roman" w:cs="Times New Roman"/>
              <w:b/>
            </w:rPr>
          </w:rPrChange>
        </w:rPr>
        <w:pPrChange w:id="117" w:author="Joey Bernhardt" w:date="2015-12-18T16:24:00Z">
          <w:pPr/>
        </w:pPrChange>
      </w:pPr>
      <w:commentRangeStart w:id="118"/>
      <w:ins w:id="119" w:author="Joey Bernhardt" w:date="2015-12-15T08:07:00Z">
        <w:r w:rsidRPr="00DC1B3B">
          <w:rPr>
            <w:rFonts w:ascii="Times New Roman" w:hAnsi="Times New Roman" w:cs="Times New Roman"/>
            <w:rPrChange w:id="120" w:author="Joey Bernhardt" w:date="2015-12-18T16:08:00Z">
              <w:rPr/>
            </w:rPrChange>
          </w:rPr>
          <w:t>Here</w:t>
        </w:r>
      </w:ins>
      <w:commentRangeEnd w:id="118"/>
      <w:ins w:id="121" w:author="Joey Bernhardt" w:date="2015-12-18T16:06:00Z">
        <w:r w:rsidR="00DC1B3B" w:rsidRPr="005118D6">
          <w:rPr>
            <w:rStyle w:val="CommentReference"/>
            <w:rFonts w:ascii="Times New Roman" w:eastAsia="Arial" w:hAnsi="Times New Roman" w:cs="Times New Roman"/>
            <w:color w:val="000000"/>
            <w:sz w:val="24"/>
            <w:szCs w:val="24"/>
            <w:lang w:val="en-US"/>
          </w:rPr>
          <w:commentReference w:id="118"/>
        </w:r>
      </w:ins>
      <w:ins w:id="122" w:author="Joey Bernhardt" w:date="2015-12-15T08:07:00Z">
        <w:r w:rsidRPr="005118D6">
          <w:rPr>
            <w:rFonts w:ascii="Times New Roman" w:hAnsi="Times New Roman" w:cs="Times New Roman"/>
          </w:rPr>
          <w:t xml:space="preserve">, we synthesize </w:t>
        </w:r>
        <w:r w:rsidR="00996881" w:rsidRPr="005118D6">
          <w:rPr>
            <w:rFonts w:ascii="Times New Roman" w:hAnsi="Times New Roman" w:cs="Times New Roman"/>
          </w:rPr>
          <w:t xml:space="preserve">nutritional content data </w:t>
        </w:r>
      </w:ins>
      <w:ins w:id="123" w:author="Joey Bernhardt" w:date="2015-12-18T15:54:00Z">
        <w:r w:rsidRPr="005118D6">
          <w:rPr>
            <w:rFonts w:ascii="Times New Roman" w:hAnsi="Times New Roman" w:cs="Times New Roman"/>
          </w:rPr>
          <w:t>for the edible portions of 430 aquatic</w:t>
        </w:r>
      </w:ins>
      <w:ins w:id="124" w:author="Joey Bernhardt" w:date="2015-12-18T16:00:00Z">
        <w:r w:rsidR="00DC1B3B" w:rsidRPr="005118D6">
          <w:rPr>
            <w:rFonts w:ascii="Times New Roman" w:hAnsi="Times New Roman" w:cs="Times New Roman"/>
          </w:rPr>
          <w:t xml:space="preserve"> species </w:t>
        </w:r>
      </w:ins>
      <w:ins w:id="125" w:author="Joey Bernhardt" w:date="2015-12-18T15:54:00Z">
        <w:r w:rsidRPr="005118D6">
          <w:rPr>
            <w:rFonts w:ascii="Times New Roman" w:hAnsi="Times New Roman" w:cs="Times New Roman"/>
          </w:rPr>
          <w:t>from all major ocean</w:t>
        </w:r>
      </w:ins>
      <w:ins w:id="126" w:author="Joey Bernhardt" w:date="2015-12-18T16:03:00Z">
        <w:r w:rsidR="00DC1B3B" w:rsidRPr="005118D6">
          <w:rPr>
            <w:rFonts w:ascii="Times New Roman" w:hAnsi="Times New Roman" w:cs="Times New Roman"/>
          </w:rPr>
          <w:t>ic</w:t>
        </w:r>
      </w:ins>
      <w:ins w:id="127" w:author="Joey Bernhardt" w:date="2015-12-18T15:54:00Z">
        <w:r w:rsidRPr="005118D6">
          <w:rPr>
            <w:rFonts w:ascii="Times New Roman" w:hAnsi="Times New Roman" w:cs="Times New Roman"/>
          </w:rPr>
          <w:t xml:space="preserve"> and freshwater ecoregions (Fig X)</w:t>
        </w:r>
      </w:ins>
      <w:ins w:id="128" w:author="Joey Bernhardt" w:date="2015-12-18T15:55:00Z">
        <w:r w:rsidRPr="005118D6">
          <w:rPr>
            <w:rFonts w:ascii="Times New Roman" w:hAnsi="Times New Roman" w:cs="Times New Roman"/>
          </w:rPr>
          <w:t xml:space="preserve">. </w:t>
        </w:r>
      </w:ins>
      <w:ins w:id="129" w:author="Joey Bernhardt" w:date="2015-12-18T16:01:00Z">
        <w:r w:rsidR="00DC1B3B" w:rsidRPr="005118D6">
          <w:rPr>
            <w:rFonts w:ascii="Times New Roman" w:hAnsi="Times New Roman" w:cs="Times New Roman"/>
          </w:rPr>
          <w:t xml:space="preserve">For each of these species, we also collected ecological trait data </w:t>
        </w:r>
      </w:ins>
      <w:ins w:id="130" w:author="Joey Bernhardt" w:date="2015-12-18T16:02:00Z">
        <w:r w:rsidR="00DC1B3B" w:rsidRPr="005118D6">
          <w:rPr>
            <w:rFonts w:ascii="Times New Roman" w:hAnsi="Times New Roman" w:cs="Times New Roman"/>
          </w:rPr>
          <w:t xml:space="preserve">including body size, trophic position and habitat associations, which are broadly related to the function and form of species in aquatic systems (Woodward et al. 2005, other ref?). </w:t>
        </w:r>
      </w:ins>
      <w:ins w:id="131" w:author="Joey Bernhardt" w:date="2015-12-18T15:55:00Z">
        <w:r w:rsidRPr="005118D6">
          <w:rPr>
            <w:rFonts w:ascii="Times New Roman" w:hAnsi="Times New Roman" w:cs="Times New Roman"/>
            <w:b/>
          </w:rPr>
          <w:t xml:space="preserve">We </w:t>
        </w:r>
      </w:ins>
      <w:ins w:id="132" w:author="Joey Bernhardt" w:date="2015-12-15T08:07:00Z">
        <w:r w:rsidR="00DC1B3B" w:rsidRPr="005118D6">
          <w:rPr>
            <w:rFonts w:ascii="Times New Roman" w:hAnsi="Times New Roman" w:cs="Times New Roman"/>
            <w:b/>
          </w:rPr>
          <w:t>analyzed this dataset to</w:t>
        </w:r>
        <w:r w:rsidR="00996881" w:rsidRPr="005118D6">
          <w:rPr>
            <w:rFonts w:ascii="Times New Roman" w:hAnsi="Times New Roman" w:cs="Times New Roman"/>
            <w:b/>
          </w:rPr>
          <w:t xml:space="preserve"> </w:t>
        </w:r>
      </w:ins>
      <w:ins w:id="133" w:author="Joey Bernhardt" w:date="2015-12-18T16:04:00Z">
        <w:r w:rsidR="00DC1B3B" w:rsidRPr="005118D6">
          <w:rPr>
            <w:rFonts w:ascii="Times New Roman" w:hAnsi="Times New Roman" w:cs="Times New Roman"/>
            <w:b/>
          </w:rPr>
          <w:t xml:space="preserve">(1) </w:t>
        </w:r>
      </w:ins>
      <w:ins w:id="134" w:author="Joey Bernhardt" w:date="2015-12-15T08:07:00Z">
        <w:r w:rsidR="00996881" w:rsidRPr="005118D6">
          <w:rPr>
            <w:rFonts w:ascii="Times New Roman" w:hAnsi="Times New Roman" w:cs="Times New Roman"/>
            <w:b/>
          </w:rPr>
          <w:t>quantify variation in nutritiona</w:t>
        </w:r>
        <w:r w:rsidR="00DC1B3B" w:rsidRPr="005118D6">
          <w:rPr>
            <w:rFonts w:ascii="Times New Roman" w:hAnsi="Times New Roman" w:cs="Times New Roman"/>
            <w:b/>
          </w:rPr>
          <w:t>l quality among aquatic taxa, (2)</w:t>
        </w:r>
        <w:r w:rsidR="00996881" w:rsidRPr="005118D6">
          <w:rPr>
            <w:rFonts w:ascii="Times New Roman" w:hAnsi="Times New Roman" w:cs="Times New Roman"/>
            <w:b/>
          </w:rPr>
          <w:t xml:space="preserve"> test whether </w:t>
        </w:r>
      </w:ins>
      <w:ins w:id="135" w:author="Joey Bernhardt" w:date="2015-12-18T16:04:00Z">
        <w:r w:rsidR="00DC1B3B" w:rsidRPr="005118D6">
          <w:rPr>
            <w:rFonts w:ascii="Times New Roman" w:hAnsi="Times New Roman" w:cs="Times New Roman"/>
            <w:b/>
          </w:rPr>
          <w:t xml:space="preserve">ecological traits </w:t>
        </w:r>
      </w:ins>
      <w:ins w:id="136" w:author="Joey Bernhardt" w:date="2015-12-15T08:07:00Z">
        <w:r w:rsidR="00996881" w:rsidRPr="005118D6">
          <w:rPr>
            <w:rFonts w:ascii="Times New Roman" w:hAnsi="Times New Roman" w:cs="Times New Roman"/>
            <w:b/>
          </w:rPr>
          <w:lastRenderedPageBreak/>
          <w:t>are related to variation in nutritional profile from the perspective of a human diet</w:t>
        </w:r>
      </w:ins>
      <w:ins w:id="137" w:author="Joey Bernhardt" w:date="2015-12-18T16:05:00Z">
        <w:r w:rsidR="00DC1B3B" w:rsidRPr="005118D6">
          <w:rPr>
            <w:rFonts w:ascii="Times New Roman" w:hAnsi="Times New Roman" w:cs="Times New Roman"/>
            <w:b/>
          </w:rPr>
          <w:t xml:space="preserve"> and (3) assess the contribution of species diversity </w:t>
        </w:r>
      </w:ins>
      <w:ins w:id="138" w:author="Joey Bernhardt" w:date="2015-12-18T16:09:00Z">
        <w:r w:rsidR="00130A90">
          <w:rPr>
            <w:rFonts w:ascii="Times New Roman" w:hAnsi="Times New Roman" w:cs="Times New Roman"/>
            <w:b/>
          </w:rPr>
          <w:t xml:space="preserve">to the nutritional benefits of </w:t>
        </w:r>
      </w:ins>
      <w:ins w:id="139" w:author="Joey Bernhardt" w:date="2015-12-18T16:10:00Z">
        <w:r w:rsidR="00130A90">
          <w:rPr>
            <w:rFonts w:ascii="Times New Roman" w:hAnsi="Times New Roman" w:cs="Times New Roman"/>
            <w:b/>
          </w:rPr>
          <w:t xml:space="preserve">a </w:t>
        </w:r>
      </w:ins>
      <w:ins w:id="140" w:author="Joey Bernhardt" w:date="2015-12-18T16:09:00Z">
        <w:r w:rsidR="00130A90">
          <w:rPr>
            <w:rFonts w:ascii="Times New Roman" w:hAnsi="Times New Roman" w:cs="Times New Roman"/>
            <w:b/>
          </w:rPr>
          <w:t>human diet that includes multiple seafood species</w:t>
        </w:r>
      </w:ins>
      <w:ins w:id="141" w:author="Joey Bernhardt" w:date="2015-12-18T16:05:00Z">
        <w:r w:rsidR="00DC1B3B" w:rsidRPr="00DC1B3B">
          <w:rPr>
            <w:rFonts w:ascii="Times New Roman" w:hAnsi="Times New Roman" w:cs="Times New Roman"/>
            <w:b/>
          </w:rPr>
          <w:t>.</w:t>
        </w:r>
      </w:ins>
      <w:ins w:id="142" w:author="Joey Bernhardt" w:date="2015-12-15T08:07:00Z">
        <w:r w:rsidR="00996881" w:rsidRPr="00DC1B3B">
          <w:rPr>
            <w:rFonts w:ascii="Times New Roman" w:hAnsi="Times New Roman" w:cs="Times New Roman"/>
            <w:b/>
            <w:rPrChange w:id="143" w:author="Joey Bernhardt" w:date="2015-12-18T16:08:00Z">
              <w:rPr/>
            </w:rPrChange>
          </w:rPr>
          <w:t xml:space="preserve"> </w:t>
        </w:r>
      </w:ins>
      <w:ins w:id="144" w:author="Joey Bernhardt" w:date="2015-12-18T16:19:00Z">
        <w:r w:rsidR="00A24A1E">
          <w:rPr>
            <w:rFonts w:ascii="Times New Roman" w:hAnsi="Times New Roman" w:cs="Times New Roman"/>
          </w:rPr>
          <w:t>We</w:t>
        </w:r>
      </w:ins>
      <w:ins w:id="145" w:author="Joey Bernhardt" w:date="2015-12-18T16:14:00Z">
        <w:r w:rsidR="009A2EDD">
          <w:rPr>
            <w:rFonts w:ascii="Times New Roman" w:hAnsi="Times New Roman" w:cs="Times New Roman"/>
          </w:rPr>
          <w:t xml:space="preserve"> </w:t>
        </w:r>
      </w:ins>
      <w:ins w:id="146" w:author="Joey Bernhardt" w:date="2015-12-18T15:51:00Z">
        <w:r w:rsidRPr="00DC1B3B">
          <w:rPr>
            <w:rFonts w:ascii="Times New Roman" w:eastAsia="Times New Roman" w:hAnsi="Times New Roman" w:cs="Times New Roman"/>
          </w:rPr>
          <w:t>chose to analyze a selection of ions and compounds that affect the nutritional value to human consumers, while also being implicated in a range of biologically important processes that affect growth and reproduction. We examined fatty acid concentration (which reflects fish diet and physiological condition), a toxic metal for which increased concentrations are negative for humans (Hg), two metals beneficial at low concentrations but toxic at high concentrations (Zn and Fe) and one mineral (</w:t>
        </w:r>
        <w:proofErr w:type="spellStart"/>
        <w:r w:rsidRPr="00DC1B3B">
          <w:rPr>
            <w:rFonts w:ascii="Times New Roman" w:eastAsia="Times New Roman" w:hAnsi="Times New Roman" w:cs="Times New Roman"/>
          </w:rPr>
          <w:t>Ca</w:t>
        </w:r>
        <w:proofErr w:type="spellEnd"/>
        <w:r w:rsidRPr="00DC1B3B">
          <w:rPr>
            <w:rFonts w:ascii="Times New Roman" w:eastAsia="Times New Roman" w:hAnsi="Times New Roman" w:cs="Times New Roman"/>
          </w:rPr>
          <w:t>).</w:t>
        </w:r>
      </w:ins>
      <w:ins w:id="147" w:author="Joey Bernhardt" w:date="2015-12-18T16:02:00Z">
        <w:r w:rsidR="00DC1B3B" w:rsidRPr="00DC1B3B">
          <w:rPr>
            <w:rFonts w:ascii="Times New Roman" w:eastAsia="Times New Roman" w:hAnsi="Times New Roman" w:cs="Times New Roman"/>
          </w:rPr>
          <w:t xml:space="preserve"> </w:t>
        </w:r>
      </w:ins>
      <w:ins w:id="148" w:author="Joey Bernhardt" w:date="2015-12-18T16:21:00Z">
        <w:r w:rsidR="00A24A1E">
          <w:rPr>
            <w:rFonts w:ascii="Times New Roman" w:eastAsia="Times New Roman" w:hAnsi="Times New Roman" w:cs="Times New Roman"/>
          </w:rPr>
          <w:t xml:space="preserve"> We applied this approach to a ‘global seafood’ diet, but this approach could be easily applied to the species available in local seafood diets. </w:t>
        </w:r>
      </w:ins>
      <w:ins w:id="149" w:author="Joey Bernhardt" w:date="2016-01-19T10:30:00Z">
        <w:r w:rsidR="00BA5811">
          <w:rPr>
            <w:rFonts w:ascii="Times New Roman" w:eastAsia="Times New Roman" w:hAnsi="Times New Roman" w:cs="Times New Roman"/>
          </w:rPr>
          <w:t xml:space="preserve">In a set of case studies, </w:t>
        </w:r>
      </w:ins>
      <w:ins w:id="150" w:author="Joey Bernhardt" w:date="2016-01-19T10:29:00Z">
        <w:r w:rsidR="00BA5811">
          <w:rPr>
            <w:rFonts w:ascii="Times New Roman" w:eastAsia="Times New Roman" w:hAnsi="Times New Roman" w:cs="Times New Roman"/>
          </w:rPr>
          <w:t>w</w:t>
        </w:r>
        <w:commentRangeStart w:id="151"/>
        <w:r w:rsidR="00BA5811">
          <w:rPr>
            <w:rFonts w:ascii="Times New Roman" w:eastAsia="Times New Roman" w:hAnsi="Times New Roman" w:cs="Times New Roman"/>
          </w:rPr>
          <w:t>e</w:t>
        </w:r>
        <w:r w:rsidR="00BA5811">
          <w:rPr>
            <w:rFonts w:ascii="Times New Roman" w:hAnsi="Times New Roman" w:cs="Times New Roman"/>
          </w:rPr>
          <w:t xml:space="preserve"> assessed the nutritional benefits provided by a seafood assemblage as the number of distinct micronutrient &gt;15% DRI targets reached. </w:t>
        </w:r>
        <w:commentRangeEnd w:id="151"/>
        <w:r w:rsidR="00BA5811">
          <w:rPr>
            <w:rStyle w:val="CommentReference"/>
            <w:rFonts w:ascii="Arial" w:eastAsia="Arial" w:hAnsi="Arial" w:cs="Arial"/>
            <w:color w:val="000000"/>
            <w:lang w:val="en-US"/>
          </w:rPr>
          <w:commentReference w:id="151"/>
        </w:r>
      </w:ins>
    </w:p>
    <w:p w14:paraId="09208BAC" w14:textId="08513D7C" w:rsidR="002F535C" w:rsidRPr="00DC1B3B" w:rsidDel="00A24A1E" w:rsidRDefault="002F535C">
      <w:pPr>
        <w:spacing w:line="360" w:lineRule="auto"/>
        <w:rPr>
          <w:del w:id="152" w:author="Joey Bernhardt" w:date="2015-12-18T16:22:00Z"/>
          <w:rFonts w:ascii="Times New Roman" w:eastAsia="Times New Roman" w:hAnsi="Times New Roman" w:cs="Times New Roman"/>
          <w:b/>
        </w:rPr>
        <w:pPrChange w:id="153" w:author="Joey Bernhardt" w:date="2015-12-18T16:24:00Z">
          <w:pPr/>
        </w:pPrChange>
      </w:pPr>
    </w:p>
    <w:p w14:paraId="6C017F76" w14:textId="4E1ABD6B" w:rsidR="00A463B7" w:rsidRPr="00DC1B3B" w:rsidDel="00F94CCE" w:rsidRDefault="003307D9">
      <w:pPr>
        <w:spacing w:line="360" w:lineRule="auto"/>
        <w:rPr>
          <w:del w:id="154" w:author="Joey Bernhardt" w:date="2015-12-18T15:52:00Z"/>
          <w:rFonts w:ascii="Times New Roman" w:eastAsia="Times New Roman" w:hAnsi="Times New Roman" w:cs="Times New Roman"/>
          <w:b/>
        </w:rPr>
        <w:pPrChange w:id="155" w:author="Joey Bernhardt" w:date="2015-12-18T16:24:00Z">
          <w:pPr/>
        </w:pPrChange>
      </w:pPr>
      <w:del w:id="156" w:author="Joey Bernhardt" w:date="2015-12-18T15:52:00Z">
        <w:r w:rsidRPr="00DC1B3B" w:rsidDel="00F94CCE">
          <w:rPr>
            <w:rFonts w:ascii="Times New Roman" w:eastAsia="Times New Roman" w:hAnsi="Times New Roman" w:cs="Times New Roman"/>
            <w:b/>
          </w:rPr>
          <w:delText>Main questions and hypotheses:</w:delText>
        </w:r>
      </w:del>
    </w:p>
    <w:p w14:paraId="1B542994" w14:textId="72E19560" w:rsidR="003307D9" w:rsidRPr="00DC1B3B" w:rsidDel="00F94CCE" w:rsidRDefault="003307D9">
      <w:pPr>
        <w:spacing w:line="360" w:lineRule="auto"/>
        <w:rPr>
          <w:del w:id="157" w:author="Joey Bernhardt" w:date="2015-12-18T15:52:00Z"/>
          <w:rFonts w:ascii="Times New Roman" w:eastAsia="Times New Roman" w:hAnsi="Times New Roman" w:cs="Times New Roman"/>
          <w:b/>
        </w:rPr>
        <w:pPrChange w:id="158" w:author="Joey Bernhardt" w:date="2015-12-18T16:24:00Z">
          <w:pPr/>
        </w:pPrChange>
      </w:pPr>
    </w:p>
    <w:p w14:paraId="772DC165" w14:textId="054BFBA2" w:rsidR="00246CFA" w:rsidRPr="00DC1B3B" w:rsidDel="00F94CCE" w:rsidRDefault="00246CFA">
      <w:pPr>
        <w:spacing w:line="360" w:lineRule="auto"/>
        <w:rPr>
          <w:del w:id="159" w:author="Joey Bernhardt" w:date="2015-12-18T15:52:00Z"/>
          <w:rFonts w:ascii="Times New Roman" w:hAnsi="Times New Roman" w:cs="Times New Roman"/>
          <w:b/>
        </w:rPr>
        <w:pPrChange w:id="160" w:author="Joey Bernhardt" w:date="2015-12-18T16:24:00Z">
          <w:pPr/>
        </w:pPrChange>
      </w:pPr>
      <w:del w:id="161" w:author="Joey Bernhardt" w:date="2015-12-18T15:52:00Z">
        <w:r w:rsidRPr="00DC1B3B" w:rsidDel="00F94CCE">
          <w:rPr>
            <w:rFonts w:ascii="Times New Roman" w:hAnsi="Times New Roman" w:cs="Times New Roman"/>
            <w:b/>
          </w:rPr>
          <w:delText xml:space="preserve">1. What is the range of variability in </w:delText>
        </w:r>
        <w:r w:rsidR="00595F3D" w:rsidRPr="00DC1B3B" w:rsidDel="00F94CCE">
          <w:rPr>
            <w:rFonts w:ascii="Times New Roman" w:hAnsi="Times New Roman" w:cs="Times New Roman"/>
            <w:b/>
          </w:rPr>
          <w:delText xml:space="preserve">the </w:delText>
        </w:r>
        <w:r w:rsidRPr="00DC1B3B" w:rsidDel="00F94CCE">
          <w:rPr>
            <w:rFonts w:ascii="Times New Roman" w:hAnsi="Times New Roman" w:cs="Times New Roman"/>
            <w:b/>
          </w:rPr>
          <w:delText xml:space="preserve">nutritional profile </w:delText>
        </w:r>
        <w:r w:rsidR="00595F3D" w:rsidRPr="00DC1B3B" w:rsidDel="00F94CCE">
          <w:rPr>
            <w:rFonts w:ascii="Times New Roman" w:hAnsi="Times New Roman" w:cs="Times New Roman"/>
            <w:b/>
          </w:rPr>
          <w:delText xml:space="preserve">of edible portions </w:delText>
        </w:r>
        <w:r w:rsidRPr="00DC1B3B" w:rsidDel="00F94CCE">
          <w:rPr>
            <w:rFonts w:ascii="Times New Roman" w:hAnsi="Times New Roman" w:cs="Times New Roman"/>
            <w:b/>
          </w:rPr>
          <w:delText xml:space="preserve">across aquatic taxa? </w:delText>
        </w:r>
      </w:del>
    </w:p>
    <w:p w14:paraId="3161364E" w14:textId="7CDA3352" w:rsidR="00246CFA" w:rsidRPr="00DC1B3B" w:rsidDel="00F94CCE" w:rsidRDefault="00246CFA">
      <w:pPr>
        <w:spacing w:line="360" w:lineRule="auto"/>
        <w:rPr>
          <w:del w:id="162" w:author="Joey Bernhardt" w:date="2015-12-18T15:52:00Z"/>
          <w:rFonts w:ascii="Times New Roman" w:hAnsi="Times New Roman" w:cs="Times New Roman"/>
          <w:b/>
        </w:rPr>
        <w:pPrChange w:id="163" w:author="Joey Bernhardt" w:date="2015-12-18T16:24:00Z">
          <w:pPr/>
        </w:pPrChange>
      </w:pPr>
      <w:del w:id="164" w:author="Joey Bernhardt" w:date="2015-12-18T15:52:00Z">
        <w:r w:rsidRPr="00DC1B3B" w:rsidDel="00F94CCE">
          <w:rPr>
            <w:rFonts w:ascii="Times New Roman" w:hAnsi="Times New Roman" w:cs="Times New Roman"/>
            <w:b/>
          </w:rPr>
          <w:delText>2. Are ecological traits such as body size, trophic position or functional group correlated to nutritional profile?</w:delText>
        </w:r>
      </w:del>
    </w:p>
    <w:p w14:paraId="796D167D" w14:textId="79AC4D27" w:rsidR="00246CFA" w:rsidRPr="00DC1B3B" w:rsidDel="00F94CCE" w:rsidRDefault="00246CFA">
      <w:pPr>
        <w:spacing w:line="360" w:lineRule="auto"/>
        <w:rPr>
          <w:del w:id="165" w:author="Joey Bernhardt" w:date="2015-12-18T15:52:00Z"/>
          <w:rFonts w:ascii="Times New Roman" w:hAnsi="Times New Roman" w:cs="Times New Roman"/>
          <w:b/>
        </w:rPr>
        <w:pPrChange w:id="166" w:author="Joey Bernhardt" w:date="2015-12-18T16:24:00Z">
          <w:pPr/>
        </w:pPrChange>
      </w:pPr>
      <w:del w:id="167" w:author="Joey Bernhardt" w:date="2015-12-18T15:52:00Z">
        <w:r w:rsidRPr="00DC1B3B" w:rsidDel="00F94CCE">
          <w:rPr>
            <w:rFonts w:ascii="Times New Roman" w:hAnsi="Times New Roman" w:cs="Times New Roman"/>
            <w:b/>
          </w:rPr>
          <w:delText>3. What is the contribution of functional group diversity or species diversity to human nutritional benefits?</w:delText>
        </w:r>
      </w:del>
    </w:p>
    <w:p w14:paraId="39D1E39E" w14:textId="2FB06BAE" w:rsidR="00595F3D" w:rsidRPr="00DC1B3B" w:rsidDel="00A24A1E" w:rsidRDefault="00595F3D">
      <w:pPr>
        <w:spacing w:line="360" w:lineRule="auto"/>
        <w:rPr>
          <w:del w:id="168" w:author="Joey Bernhardt" w:date="2015-12-18T16:22:00Z"/>
          <w:rFonts w:ascii="Times New Roman" w:hAnsi="Times New Roman" w:cs="Times New Roman"/>
          <w:b/>
        </w:rPr>
        <w:pPrChange w:id="169" w:author="Joey Bernhardt" w:date="2015-12-18T16:24:00Z">
          <w:pPr/>
        </w:pPrChange>
      </w:pPr>
    </w:p>
    <w:p w14:paraId="4415E523" w14:textId="77777777" w:rsidR="00595F3D" w:rsidRPr="00DC1B3B" w:rsidRDefault="00595F3D">
      <w:pPr>
        <w:spacing w:line="360" w:lineRule="auto"/>
        <w:rPr>
          <w:rFonts w:ascii="Times New Roman" w:hAnsi="Times New Roman" w:cs="Times New Roman"/>
          <w:b/>
        </w:rPr>
        <w:pPrChange w:id="170" w:author="Joey Bernhardt" w:date="2015-12-18T16:24:00Z">
          <w:pPr/>
        </w:pPrChange>
      </w:pPr>
    </w:p>
    <w:p w14:paraId="408F6375" w14:textId="50800C52" w:rsidR="00595F3D" w:rsidRPr="00037D28" w:rsidRDefault="00825A32">
      <w:pPr>
        <w:pStyle w:val="Heading2"/>
        <w:spacing w:before="360" w:after="80" w:line="360" w:lineRule="auto"/>
        <w:rPr>
          <w:rFonts w:ascii="Times New Roman" w:hAnsi="Times New Roman" w:cs="Times New Roman"/>
          <w:sz w:val="24"/>
          <w:szCs w:val="24"/>
          <w:highlight w:val="cyan"/>
          <w:rPrChange w:id="171" w:author="Joey Bernhardt" w:date="2016-01-19T10:30:00Z">
            <w:rPr/>
          </w:rPrChange>
        </w:rPr>
      </w:pPr>
      <w:r w:rsidRPr="00037D28">
        <w:rPr>
          <w:rFonts w:ascii="Times New Roman" w:eastAsia="Times New Roman" w:hAnsi="Times New Roman" w:cs="Times New Roman"/>
          <w:sz w:val="24"/>
          <w:szCs w:val="24"/>
          <w:highlight w:val="cyan"/>
          <w:rPrChange w:id="172" w:author="Joey Bernhardt" w:date="2016-01-19T10:30:00Z">
            <w:rPr>
              <w:rFonts w:ascii="Times New Roman" w:eastAsia="Times New Roman" w:hAnsi="Times New Roman" w:cs="Times New Roman"/>
              <w:sz w:val="24"/>
              <w:szCs w:val="24"/>
            </w:rPr>
          </w:rPrChange>
        </w:rPr>
        <w:t>M</w:t>
      </w:r>
      <w:r w:rsidR="00595F3D" w:rsidRPr="00037D28">
        <w:rPr>
          <w:rFonts w:ascii="Times New Roman" w:eastAsia="Times New Roman" w:hAnsi="Times New Roman" w:cs="Times New Roman"/>
          <w:sz w:val="24"/>
          <w:szCs w:val="24"/>
          <w:highlight w:val="cyan"/>
          <w:rPrChange w:id="173" w:author="Joey Bernhardt" w:date="2016-01-19T10:30:00Z">
            <w:rPr>
              <w:rFonts w:ascii="Times New Roman" w:eastAsia="Times New Roman" w:hAnsi="Times New Roman" w:cs="Times New Roman"/>
              <w:sz w:val="24"/>
              <w:szCs w:val="24"/>
            </w:rPr>
          </w:rPrChange>
        </w:rPr>
        <w:t>ethods</w:t>
      </w:r>
    </w:p>
    <w:p w14:paraId="57E75E70" w14:textId="6C2460DB" w:rsidR="00595F3D" w:rsidRPr="00037D28" w:rsidRDefault="00595F3D">
      <w:pPr>
        <w:pStyle w:val="normal0"/>
        <w:spacing w:line="360" w:lineRule="auto"/>
        <w:rPr>
          <w:rFonts w:ascii="Times New Roman" w:hAnsi="Times New Roman" w:cs="Times New Roman"/>
          <w:sz w:val="24"/>
          <w:szCs w:val="24"/>
          <w:highlight w:val="cyan"/>
          <w:rPrChange w:id="174" w:author="Joey Bernhardt" w:date="2016-01-19T10:30:00Z">
            <w:rPr/>
          </w:rPrChange>
        </w:rPr>
      </w:pPr>
      <w:r w:rsidRPr="00037D28">
        <w:rPr>
          <w:rFonts w:ascii="Times New Roman" w:eastAsia="Times New Roman" w:hAnsi="Times New Roman" w:cs="Times New Roman"/>
          <w:sz w:val="24"/>
          <w:szCs w:val="24"/>
          <w:highlight w:val="cyan"/>
          <w:rPrChange w:id="175" w:author="Joey Bernhardt" w:date="2016-01-19T10:30:00Z">
            <w:rPr>
              <w:rFonts w:ascii="Times New Roman" w:eastAsia="Times New Roman" w:hAnsi="Times New Roman" w:cs="Times New Roman"/>
              <w:sz w:val="24"/>
              <w:szCs w:val="24"/>
            </w:rPr>
          </w:rPrChange>
        </w:rPr>
        <w:t xml:space="preserve">We aimed to document the range of variation in nutrient content across commonly consumed aquatic taxa. To understand how nutrient content varies among species, we tested whether ecological traits known to be both biologically important and exhibit predictable scaling relationships could explain this variation. </w:t>
      </w:r>
      <w:commentRangeStart w:id="176"/>
      <w:r w:rsidRPr="00037D28">
        <w:rPr>
          <w:rFonts w:ascii="Times New Roman" w:eastAsia="Times New Roman" w:hAnsi="Times New Roman" w:cs="Times New Roman"/>
          <w:sz w:val="24"/>
          <w:szCs w:val="24"/>
          <w:highlight w:val="cyan"/>
          <w:rPrChange w:id="177" w:author="Joey Bernhardt" w:date="2016-01-19T10:30:00Z">
            <w:rPr>
              <w:rFonts w:ascii="Times New Roman" w:eastAsia="Times New Roman" w:hAnsi="Times New Roman" w:cs="Times New Roman"/>
              <w:sz w:val="24"/>
              <w:szCs w:val="24"/>
            </w:rPr>
          </w:rPrChange>
        </w:rPr>
        <w:t>[We synthesized SPATIALLY AND SIZE EXPLICIT DATA, TO IDENTIFY THRESHOLDS IN GEOGRAPHY AND OR BODY SIZE THAT INDICATE THAT A SPECIES ACHIEVES 25% RDI IN A SINGLE PORTION.]</w:t>
      </w:r>
      <w:commentRangeEnd w:id="176"/>
      <w:r w:rsidRPr="00037D28">
        <w:rPr>
          <w:rStyle w:val="CommentReference"/>
          <w:rFonts w:ascii="Times New Roman" w:hAnsi="Times New Roman" w:cs="Times New Roman"/>
          <w:sz w:val="24"/>
          <w:szCs w:val="24"/>
          <w:highlight w:val="cyan"/>
          <w:rPrChange w:id="178" w:author="Joey Bernhardt" w:date="2016-01-19T10:30:00Z">
            <w:rPr>
              <w:rStyle w:val="CommentReference"/>
            </w:rPr>
          </w:rPrChange>
        </w:rPr>
        <w:commentReference w:id="176"/>
      </w:r>
    </w:p>
    <w:p w14:paraId="621ECDD8" w14:textId="77777777" w:rsidR="00595F3D" w:rsidRPr="00037D28" w:rsidRDefault="00595F3D">
      <w:pPr>
        <w:pStyle w:val="Heading3"/>
        <w:spacing w:before="280" w:after="80" w:line="360" w:lineRule="auto"/>
        <w:rPr>
          <w:rFonts w:ascii="Times New Roman" w:hAnsi="Times New Roman" w:cs="Times New Roman"/>
          <w:highlight w:val="cyan"/>
          <w:rPrChange w:id="179" w:author="Joey Bernhardt" w:date="2016-01-19T10:30:00Z">
            <w:rPr/>
          </w:rPrChange>
        </w:rPr>
      </w:pPr>
      <w:bookmarkStart w:id="180" w:name="h.3znysh7" w:colFirst="0" w:colLast="0"/>
      <w:bookmarkEnd w:id="180"/>
      <w:r w:rsidRPr="00037D28">
        <w:rPr>
          <w:rFonts w:ascii="Times New Roman" w:eastAsia="Times New Roman" w:hAnsi="Times New Roman" w:cs="Times New Roman"/>
          <w:color w:val="000000"/>
          <w:highlight w:val="cyan"/>
          <w:rPrChange w:id="181" w:author="Joey Bernhardt" w:date="2016-01-19T10:30:00Z">
            <w:rPr>
              <w:rFonts w:ascii="Times New Roman" w:eastAsia="Times New Roman" w:hAnsi="Times New Roman" w:cs="Times New Roman"/>
              <w:color w:val="000000"/>
            </w:rPr>
          </w:rPrChange>
        </w:rPr>
        <w:t>Literature search and data collection</w:t>
      </w:r>
    </w:p>
    <w:p w14:paraId="52CBCB88" w14:textId="5039C198" w:rsidR="00595F3D" w:rsidRPr="00037D28" w:rsidRDefault="00595F3D">
      <w:pPr>
        <w:pStyle w:val="normal0"/>
        <w:spacing w:line="360" w:lineRule="auto"/>
        <w:rPr>
          <w:rFonts w:ascii="Times New Roman" w:hAnsi="Times New Roman" w:cs="Times New Roman"/>
          <w:sz w:val="24"/>
          <w:szCs w:val="24"/>
          <w:highlight w:val="cyan"/>
          <w:rPrChange w:id="182" w:author="Joey Bernhardt" w:date="2016-01-19T10:30:00Z">
            <w:rPr/>
          </w:rPrChange>
        </w:rPr>
      </w:pPr>
      <w:r w:rsidRPr="00037D28">
        <w:rPr>
          <w:rFonts w:ascii="Times New Roman" w:eastAsia="Times New Roman" w:hAnsi="Times New Roman" w:cs="Times New Roman"/>
          <w:sz w:val="24"/>
          <w:szCs w:val="24"/>
          <w:highlight w:val="cyan"/>
          <w:rPrChange w:id="183" w:author="Joey Bernhardt" w:date="2016-01-19T10:30:00Z">
            <w:rPr>
              <w:rFonts w:ascii="Times New Roman" w:eastAsia="Times New Roman" w:hAnsi="Times New Roman" w:cs="Times New Roman"/>
              <w:sz w:val="24"/>
              <w:szCs w:val="24"/>
            </w:rPr>
          </w:rPrChange>
        </w:rPr>
        <w:t>To test how nutrient profile varies with ecological traits, we assembled a dataset of nutrient content in the edible portions of 400</w:t>
      </w:r>
      <w:commentRangeStart w:id="184"/>
      <w:r w:rsidRPr="00037D28">
        <w:rPr>
          <w:rFonts w:ascii="Times New Roman" w:eastAsia="Times New Roman" w:hAnsi="Times New Roman" w:cs="Times New Roman"/>
          <w:sz w:val="24"/>
          <w:szCs w:val="24"/>
          <w:highlight w:val="cyan"/>
          <w:rPrChange w:id="185" w:author="Joey Bernhardt" w:date="2016-01-19T10:30:00Z">
            <w:rPr>
              <w:rFonts w:ascii="Times New Roman" w:eastAsia="Times New Roman" w:hAnsi="Times New Roman" w:cs="Times New Roman"/>
              <w:sz w:val="24"/>
              <w:szCs w:val="24"/>
            </w:rPr>
          </w:rPrChange>
        </w:rPr>
        <w:t xml:space="preserve"> aquatic species</w:t>
      </w:r>
      <w:commentRangeEnd w:id="184"/>
      <w:r w:rsidRPr="00037D28">
        <w:rPr>
          <w:rFonts w:ascii="Times New Roman" w:hAnsi="Times New Roman" w:cs="Times New Roman"/>
          <w:sz w:val="24"/>
          <w:szCs w:val="24"/>
          <w:highlight w:val="cyan"/>
          <w:rPrChange w:id="186" w:author="Joey Bernhardt" w:date="2016-01-19T10:30:00Z">
            <w:rPr/>
          </w:rPrChange>
        </w:rPr>
        <w:commentReference w:id="184"/>
      </w:r>
      <w:r w:rsidRPr="00037D28">
        <w:rPr>
          <w:rFonts w:ascii="Times New Roman" w:eastAsia="Times New Roman" w:hAnsi="Times New Roman" w:cs="Times New Roman"/>
          <w:sz w:val="24"/>
          <w:szCs w:val="24"/>
          <w:highlight w:val="cyan"/>
          <w:rPrChange w:id="187" w:author="Joey Bernhardt" w:date="2016-01-19T10:30:00Z">
            <w:rPr>
              <w:rFonts w:ascii="Times New Roman" w:eastAsia="Times New Roman" w:hAnsi="Times New Roman" w:cs="Times New Roman"/>
              <w:sz w:val="24"/>
              <w:szCs w:val="24"/>
            </w:rPr>
          </w:rPrChange>
        </w:rPr>
        <w:t xml:space="preserve">. We defined the nutritional profile of a species as the quantity of a given nutrient in 100 g of edible tissue - a metric that is commonly used in the human food composition literature (Nowak et al. 2014). We aimed to include as many species as possible, from marine and freshwater systems, covering a wide geographic range. We searched the literature for analytical compositional values for each of these species. We searched the peer-reviewed literature as well as food composition databases or tables, such as the Food and Agriculture Organization’s </w:t>
      </w:r>
      <w:r w:rsidRPr="00037D28">
        <w:rPr>
          <w:rFonts w:ascii="Times New Roman" w:eastAsia="Times New Roman" w:hAnsi="Times New Roman" w:cs="Times New Roman"/>
          <w:sz w:val="24"/>
          <w:szCs w:val="24"/>
          <w:highlight w:val="cyan"/>
          <w:rPrChange w:id="188" w:author="Joey Bernhardt" w:date="2016-01-19T10:30:00Z">
            <w:rPr>
              <w:rFonts w:ascii="Times New Roman" w:eastAsia="Times New Roman" w:hAnsi="Times New Roman" w:cs="Times New Roman"/>
              <w:sz w:val="24"/>
              <w:szCs w:val="24"/>
            </w:rPr>
          </w:rPrChange>
        </w:rPr>
        <w:lastRenderedPageBreak/>
        <w:t xml:space="preserve">INFOODS database (FAO/INFOODS 2014) and the United States Department of Agriculture’s Nutrient Files (USDA 2012). </w:t>
      </w:r>
      <w:commentRangeStart w:id="189"/>
      <w:r w:rsidRPr="00037D28">
        <w:rPr>
          <w:rFonts w:ascii="Times New Roman" w:eastAsia="Times New Roman" w:hAnsi="Times New Roman" w:cs="Times New Roman"/>
          <w:sz w:val="24"/>
          <w:szCs w:val="24"/>
          <w:highlight w:val="cyan"/>
          <w:rPrChange w:id="190" w:author="Joey Bernhardt" w:date="2016-01-19T10:30:00Z">
            <w:rPr>
              <w:rFonts w:ascii="Times New Roman" w:eastAsia="Times New Roman" w:hAnsi="Times New Roman" w:cs="Times New Roman"/>
              <w:sz w:val="24"/>
              <w:szCs w:val="24"/>
            </w:rPr>
          </w:rPrChange>
        </w:rPr>
        <w:t>We restricted our analysis to include only the edible portions of wild, raw fish (thus excluding prepared or farmed seafood items)</w:t>
      </w:r>
      <w:commentRangeEnd w:id="189"/>
      <w:r w:rsidRPr="00037D28">
        <w:rPr>
          <w:rStyle w:val="CommentReference"/>
          <w:rFonts w:ascii="Times New Roman" w:hAnsi="Times New Roman" w:cs="Times New Roman"/>
          <w:sz w:val="24"/>
          <w:szCs w:val="24"/>
          <w:highlight w:val="cyan"/>
          <w:rPrChange w:id="191" w:author="Joey Bernhardt" w:date="2016-01-19T10:30:00Z">
            <w:rPr>
              <w:rStyle w:val="CommentReference"/>
            </w:rPr>
          </w:rPrChange>
        </w:rPr>
        <w:commentReference w:id="189"/>
      </w:r>
      <w:r w:rsidRPr="00037D28">
        <w:rPr>
          <w:rFonts w:ascii="Times New Roman" w:eastAsia="Times New Roman" w:hAnsi="Times New Roman" w:cs="Times New Roman"/>
          <w:sz w:val="24"/>
          <w:szCs w:val="24"/>
          <w:highlight w:val="cyan"/>
          <w:rPrChange w:id="192" w:author="Joey Bernhardt" w:date="2016-01-19T10:30:00Z">
            <w:rPr>
              <w:rFonts w:ascii="Times New Roman" w:eastAsia="Times New Roman" w:hAnsi="Times New Roman" w:cs="Times New Roman"/>
              <w:sz w:val="24"/>
              <w:szCs w:val="24"/>
            </w:rPr>
          </w:rPrChange>
        </w:rPr>
        <w:t xml:space="preserve">. Our dataset includes quantities for the following microelements: calcium; iron; zinc; mercury and two fatty acids: </w:t>
      </w:r>
      <w:proofErr w:type="spellStart"/>
      <w:r w:rsidRPr="00037D28">
        <w:rPr>
          <w:rFonts w:ascii="Times New Roman" w:eastAsia="Times New Roman" w:hAnsi="Times New Roman" w:cs="Times New Roman"/>
          <w:sz w:val="24"/>
          <w:szCs w:val="24"/>
          <w:highlight w:val="cyan"/>
          <w:rPrChange w:id="193" w:author="Joey Bernhardt" w:date="2016-01-19T10:30:00Z">
            <w:rPr>
              <w:rFonts w:ascii="Times New Roman" w:eastAsia="Times New Roman" w:hAnsi="Times New Roman" w:cs="Times New Roman"/>
              <w:sz w:val="24"/>
              <w:szCs w:val="24"/>
            </w:rPr>
          </w:rPrChange>
        </w:rPr>
        <w:t>eicosapentaenoic</w:t>
      </w:r>
      <w:proofErr w:type="spellEnd"/>
      <w:r w:rsidRPr="00037D28">
        <w:rPr>
          <w:rFonts w:ascii="Times New Roman" w:eastAsia="Times New Roman" w:hAnsi="Times New Roman" w:cs="Times New Roman"/>
          <w:sz w:val="24"/>
          <w:szCs w:val="24"/>
          <w:highlight w:val="cyan"/>
          <w:rPrChange w:id="194" w:author="Joey Bernhardt" w:date="2016-01-19T10:30:00Z">
            <w:rPr>
              <w:rFonts w:ascii="Times New Roman" w:eastAsia="Times New Roman" w:hAnsi="Times New Roman" w:cs="Times New Roman"/>
              <w:sz w:val="24"/>
              <w:szCs w:val="24"/>
            </w:rPr>
          </w:rPrChange>
        </w:rPr>
        <w:t xml:space="preserve"> acid (EPA); and </w:t>
      </w:r>
      <w:proofErr w:type="spellStart"/>
      <w:r w:rsidRPr="00037D28">
        <w:rPr>
          <w:rFonts w:ascii="Times New Roman" w:eastAsia="Times New Roman" w:hAnsi="Times New Roman" w:cs="Times New Roman"/>
          <w:sz w:val="24"/>
          <w:szCs w:val="24"/>
          <w:highlight w:val="cyan"/>
          <w:rPrChange w:id="195" w:author="Joey Bernhardt" w:date="2016-01-19T10:30:00Z">
            <w:rPr>
              <w:rFonts w:ascii="Times New Roman" w:eastAsia="Times New Roman" w:hAnsi="Times New Roman" w:cs="Times New Roman"/>
              <w:sz w:val="24"/>
              <w:szCs w:val="24"/>
            </w:rPr>
          </w:rPrChange>
        </w:rPr>
        <w:t>docosahexaenoic</w:t>
      </w:r>
      <w:proofErr w:type="spellEnd"/>
      <w:r w:rsidRPr="00037D28">
        <w:rPr>
          <w:rFonts w:ascii="Times New Roman" w:eastAsia="Times New Roman" w:hAnsi="Times New Roman" w:cs="Times New Roman"/>
          <w:sz w:val="24"/>
          <w:szCs w:val="24"/>
          <w:highlight w:val="cyan"/>
          <w:rPrChange w:id="196" w:author="Joey Bernhardt" w:date="2016-01-19T10:30:00Z">
            <w:rPr>
              <w:rFonts w:ascii="Times New Roman" w:eastAsia="Times New Roman" w:hAnsi="Times New Roman" w:cs="Times New Roman"/>
              <w:sz w:val="24"/>
              <w:szCs w:val="24"/>
            </w:rPr>
          </w:rPrChange>
        </w:rPr>
        <w:t xml:space="preserve"> acid (DHA). To address inconsistencies in fatty acid data reporting, we standardized fatty acid measurements using the fatty acid </w:t>
      </w:r>
      <w:commentRangeStart w:id="197"/>
      <w:r w:rsidRPr="00037D28">
        <w:rPr>
          <w:rFonts w:ascii="Times New Roman" w:eastAsia="Times New Roman" w:hAnsi="Times New Roman" w:cs="Times New Roman"/>
          <w:sz w:val="24"/>
          <w:szCs w:val="24"/>
          <w:highlight w:val="cyan"/>
          <w:rPrChange w:id="198" w:author="Joey Bernhardt" w:date="2016-01-19T10:30:00Z">
            <w:rPr>
              <w:rFonts w:ascii="Times New Roman" w:eastAsia="Times New Roman" w:hAnsi="Times New Roman" w:cs="Times New Roman"/>
              <w:sz w:val="24"/>
              <w:szCs w:val="24"/>
            </w:rPr>
          </w:rPrChange>
        </w:rPr>
        <w:t>conversion factors proposed by Nowak et al. (2014).</w:t>
      </w:r>
      <w:commentRangeEnd w:id="197"/>
      <w:r w:rsidRPr="00037D28">
        <w:rPr>
          <w:rFonts w:ascii="Times New Roman" w:hAnsi="Times New Roman" w:cs="Times New Roman"/>
          <w:sz w:val="24"/>
          <w:szCs w:val="24"/>
          <w:highlight w:val="cyan"/>
          <w:rPrChange w:id="199" w:author="Joey Bernhardt" w:date="2016-01-19T10:30:00Z">
            <w:rPr/>
          </w:rPrChange>
        </w:rPr>
        <w:commentReference w:id="197"/>
      </w:r>
    </w:p>
    <w:p w14:paraId="6F4C081B" w14:textId="77777777" w:rsidR="00595F3D" w:rsidRPr="00037D28" w:rsidRDefault="00595F3D">
      <w:pPr>
        <w:pStyle w:val="normal0"/>
        <w:spacing w:line="360" w:lineRule="auto"/>
        <w:rPr>
          <w:rFonts w:ascii="Times New Roman" w:hAnsi="Times New Roman" w:cs="Times New Roman"/>
          <w:sz w:val="24"/>
          <w:szCs w:val="24"/>
          <w:highlight w:val="cyan"/>
          <w:rPrChange w:id="200" w:author="Joey Bernhardt" w:date="2016-01-19T10:30:00Z">
            <w:rPr/>
          </w:rPrChange>
        </w:rPr>
      </w:pPr>
    </w:p>
    <w:p w14:paraId="52DFDCA2" w14:textId="77777777" w:rsidR="00595F3D" w:rsidRPr="00037D28" w:rsidRDefault="00595F3D">
      <w:pPr>
        <w:pStyle w:val="normal0"/>
        <w:spacing w:line="360" w:lineRule="auto"/>
        <w:rPr>
          <w:rFonts w:ascii="Times New Roman" w:hAnsi="Times New Roman" w:cs="Times New Roman"/>
          <w:sz w:val="24"/>
          <w:szCs w:val="24"/>
          <w:highlight w:val="cyan"/>
          <w:rPrChange w:id="201" w:author="Joey Bernhardt" w:date="2016-01-19T10:30:00Z">
            <w:rPr/>
          </w:rPrChange>
        </w:rPr>
      </w:pPr>
      <w:r w:rsidRPr="00037D28">
        <w:rPr>
          <w:rFonts w:ascii="Times New Roman" w:eastAsia="Times New Roman" w:hAnsi="Times New Roman" w:cs="Times New Roman"/>
          <w:sz w:val="24"/>
          <w:szCs w:val="24"/>
          <w:highlight w:val="cyan"/>
          <w:rPrChange w:id="202" w:author="Joey Bernhardt" w:date="2016-01-19T10:30:00Z">
            <w:rPr>
              <w:rFonts w:ascii="Times New Roman" w:eastAsia="Times New Roman" w:hAnsi="Times New Roman" w:cs="Times New Roman"/>
              <w:sz w:val="24"/>
              <w:szCs w:val="24"/>
            </w:rPr>
          </w:rPrChange>
        </w:rPr>
        <w:t xml:space="preserve">Ecological trait information was collected for each species from </w:t>
      </w:r>
      <w:proofErr w:type="spellStart"/>
      <w:r w:rsidRPr="00037D28">
        <w:rPr>
          <w:rFonts w:ascii="Times New Roman" w:eastAsia="Times New Roman" w:hAnsi="Times New Roman" w:cs="Times New Roman"/>
          <w:sz w:val="24"/>
          <w:szCs w:val="24"/>
          <w:highlight w:val="cyan"/>
          <w:rPrChange w:id="203" w:author="Joey Bernhardt" w:date="2016-01-19T10:30:00Z">
            <w:rPr>
              <w:rFonts w:ascii="Times New Roman" w:eastAsia="Times New Roman" w:hAnsi="Times New Roman" w:cs="Times New Roman"/>
              <w:sz w:val="24"/>
              <w:szCs w:val="24"/>
            </w:rPr>
          </w:rPrChange>
        </w:rPr>
        <w:t>FishBase</w:t>
      </w:r>
      <w:proofErr w:type="spellEnd"/>
      <w:r w:rsidRPr="00037D28">
        <w:rPr>
          <w:rFonts w:ascii="Times New Roman" w:eastAsia="Times New Roman" w:hAnsi="Times New Roman" w:cs="Times New Roman"/>
          <w:sz w:val="24"/>
          <w:szCs w:val="24"/>
          <w:highlight w:val="cyan"/>
          <w:rPrChange w:id="204" w:author="Joey Bernhardt" w:date="2016-01-19T10:30:00Z">
            <w:rPr>
              <w:rFonts w:ascii="Times New Roman" w:eastAsia="Times New Roman" w:hAnsi="Times New Roman" w:cs="Times New Roman"/>
              <w:sz w:val="24"/>
              <w:szCs w:val="24"/>
            </w:rPr>
          </w:rPrChange>
        </w:rPr>
        <w:t xml:space="preserve"> (</w:t>
      </w:r>
      <w:proofErr w:type="spellStart"/>
      <w:r w:rsidRPr="00037D28">
        <w:rPr>
          <w:rFonts w:ascii="Times New Roman" w:eastAsia="Times New Roman" w:hAnsi="Times New Roman" w:cs="Times New Roman"/>
          <w:sz w:val="24"/>
          <w:szCs w:val="24"/>
          <w:highlight w:val="cyan"/>
          <w:rPrChange w:id="205" w:author="Joey Bernhardt" w:date="2016-01-19T10:30:00Z">
            <w:rPr>
              <w:rFonts w:ascii="Times New Roman" w:eastAsia="Times New Roman" w:hAnsi="Times New Roman" w:cs="Times New Roman"/>
              <w:sz w:val="24"/>
              <w:szCs w:val="24"/>
            </w:rPr>
          </w:rPrChange>
        </w:rPr>
        <w:t>Froese</w:t>
      </w:r>
      <w:proofErr w:type="spellEnd"/>
      <w:r w:rsidRPr="00037D28">
        <w:rPr>
          <w:rFonts w:ascii="Times New Roman" w:eastAsia="Times New Roman" w:hAnsi="Times New Roman" w:cs="Times New Roman"/>
          <w:sz w:val="24"/>
          <w:szCs w:val="24"/>
          <w:highlight w:val="cyan"/>
          <w:rPrChange w:id="206" w:author="Joey Bernhardt" w:date="2016-01-19T10:30:00Z">
            <w:rPr>
              <w:rFonts w:ascii="Times New Roman" w:eastAsia="Times New Roman" w:hAnsi="Times New Roman" w:cs="Times New Roman"/>
              <w:sz w:val="24"/>
              <w:szCs w:val="24"/>
            </w:rPr>
          </w:rPrChange>
        </w:rPr>
        <w:t xml:space="preserve"> and </w:t>
      </w:r>
      <w:proofErr w:type="spellStart"/>
      <w:r w:rsidRPr="00037D28">
        <w:rPr>
          <w:rFonts w:ascii="Times New Roman" w:eastAsia="Times New Roman" w:hAnsi="Times New Roman" w:cs="Times New Roman"/>
          <w:sz w:val="24"/>
          <w:szCs w:val="24"/>
          <w:highlight w:val="cyan"/>
          <w:rPrChange w:id="207" w:author="Joey Bernhardt" w:date="2016-01-19T10:30:00Z">
            <w:rPr>
              <w:rFonts w:ascii="Times New Roman" w:eastAsia="Times New Roman" w:hAnsi="Times New Roman" w:cs="Times New Roman"/>
              <w:sz w:val="24"/>
              <w:szCs w:val="24"/>
            </w:rPr>
          </w:rPrChange>
        </w:rPr>
        <w:t>Pauly</w:t>
      </w:r>
      <w:proofErr w:type="spellEnd"/>
      <w:r w:rsidRPr="00037D28">
        <w:rPr>
          <w:rFonts w:ascii="Times New Roman" w:eastAsia="Times New Roman" w:hAnsi="Times New Roman" w:cs="Times New Roman"/>
          <w:sz w:val="24"/>
          <w:szCs w:val="24"/>
          <w:highlight w:val="cyan"/>
          <w:rPrChange w:id="208" w:author="Joey Bernhardt" w:date="2016-01-19T10:30:00Z">
            <w:rPr>
              <w:rFonts w:ascii="Times New Roman" w:eastAsia="Times New Roman" w:hAnsi="Times New Roman" w:cs="Times New Roman"/>
              <w:sz w:val="24"/>
              <w:szCs w:val="24"/>
            </w:rPr>
          </w:rPrChange>
        </w:rPr>
        <w:t xml:space="preserve"> 2014) and </w:t>
      </w:r>
      <w:proofErr w:type="spellStart"/>
      <w:r w:rsidRPr="00037D28">
        <w:rPr>
          <w:rFonts w:ascii="Times New Roman" w:eastAsia="Times New Roman" w:hAnsi="Times New Roman" w:cs="Times New Roman"/>
          <w:sz w:val="24"/>
          <w:szCs w:val="24"/>
          <w:highlight w:val="cyan"/>
          <w:rPrChange w:id="209" w:author="Joey Bernhardt" w:date="2016-01-19T10:30:00Z">
            <w:rPr>
              <w:rFonts w:ascii="Times New Roman" w:eastAsia="Times New Roman" w:hAnsi="Times New Roman" w:cs="Times New Roman"/>
              <w:sz w:val="24"/>
              <w:szCs w:val="24"/>
            </w:rPr>
          </w:rPrChange>
        </w:rPr>
        <w:t>SeaLifeBase</w:t>
      </w:r>
      <w:proofErr w:type="spellEnd"/>
      <w:r w:rsidRPr="00037D28">
        <w:rPr>
          <w:rFonts w:ascii="Times New Roman" w:eastAsia="Times New Roman" w:hAnsi="Times New Roman" w:cs="Times New Roman"/>
          <w:sz w:val="24"/>
          <w:szCs w:val="24"/>
          <w:highlight w:val="cyan"/>
          <w:rPrChange w:id="210" w:author="Joey Bernhardt" w:date="2016-01-19T10:30:00Z">
            <w:rPr>
              <w:rFonts w:ascii="Times New Roman" w:eastAsia="Times New Roman" w:hAnsi="Times New Roman" w:cs="Times New Roman"/>
              <w:sz w:val="24"/>
              <w:szCs w:val="24"/>
            </w:rPr>
          </w:rPrChange>
        </w:rPr>
        <w:t xml:space="preserve"> (</w:t>
      </w:r>
      <w:proofErr w:type="spellStart"/>
      <w:r w:rsidRPr="00037D28">
        <w:rPr>
          <w:rFonts w:ascii="Times New Roman" w:eastAsia="Times New Roman" w:hAnsi="Times New Roman" w:cs="Times New Roman"/>
          <w:sz w:val="24"/>
          <w:szCs w:val="24"/>
          <w:highlight w:val="cyan"/>
          <w:rPrChange w:id="211" w:author="Joey Bernhardt" w:date="2016-01-19T10:30:00Z">
            <w:rPr>
              <w:rFonts w:ascii="Times New Roman" w:eastAsia="Times New Roman" w:hAnsi="Times New Roman" w:cs="Times New Roman"/>
              <w:sz w:val="24"/>
              <w:szCs w:val="24"/>
            </w:rPr>
          </w:rPrChange>
        </w:rPr>
        <w:t>Palomares</w:t>
      </w:r>
      <w:proofErr w:type="spellEnd"/>
      <w:r w:rsidRPr="00037D28">
        <w:rPr>
          <w:rFonts w:ascii="Times New Roman" w:eastAsia="Times New Roman" w:hAnsi="Times New Roman" w:cs="Times New Roman"/>
          <w:sz w:val="24"/>
          <w:szCs w:val="24"/>
          <w:highlight w:val="cyan"/>
          <w:rPrChange w:id="212" w:author="Joey Bernhardt" w:date="2016-01-19T10:30:00Z">
            <w:rPr>
              <w:rFonts w:ascii="Times New Roman" w:eastAsia="Times New Roman" w:hAnsi="Times New Roman" w:cs="Times New Roman"/>
              <w:sz w:val="24"/>
              <w:szCs w:val="24"/>
            </w:rPr>
          </w:rPrChange>
        </w:rPr>
        <w:t xml:space="preserve"> and </w:t>
      </w:r>
      <w:proofErr w:type="spellStart"/>
      <w:r w:rsidRPr="00037D28">
        <w:rPr>
          <w:rFonts w:ascii="Times New Roman" w:eastAsia="Times New Roman" w:hAnsi="Times New Roman" w:cs="Times New Roman"/>
          <w:sz w:val="24"/>
          <w:szCs w:val="24"/>
          <w:highlight w:val="cyan"/>
          <w:rPrChange w:id="213" w:author="Joey Bernhardt" w:date="2016-01-19T10:30:00Z">
            <w:rPr>
              <w:rFonts w:ascii="Times New Roman" w:eastAsia="Times New Roman" w:hAnsi="Times New Roman" w:cs="Times New Roman"/>
              <w:sz w:val="24"/>
              <w:szCs w:val="24"/>
            </w:rPr>
          </w:rPrChange>
        </w:rPr>
        <w:t>Pauly</w:t>
      </w:r>
      <w:proofErr w:type="spellEnd"/>
      <w:r w:rsidRPr="00037D28">
        <w:rPr>
          <w:rFonts w:ascii="Times New Roman" w:eastAsia="Times New Roman" w:hAnsi="Times New Roman" w:cs="Times New Roman"/>
          <w:sz w:val="24"/>
          <w:szCs w:val="24"/>
          <w:highlight w:val="cyan"/>
          <w:rPrChange w:id="214" w:author="Joey Bernhardt" w:date="2016-01-19T10:30:00Z">
            <w:rPr>
              <w:rFonts w:ascii="Times New Roman" w:eastAsia="Times New Roman" w:hAnsi="Times New Roman" w:cs="Times New Roman"/>
              <w:sz w:val="24"/>
              <w:szCs w:val="24"/>
            </w:rPr>
          </w:rPrChange>
        </w:rPr>
        <w:t xml:space="preserve"> 2014). We included body size (maximum length), fractional trophic position, temperature preference (using latitude as a proxy) and habitat preference (Marine, Freshwater, brackish…). We converted body length data into body mass, using established length-mass relationship data (</w:t>
      </w:r>
      <w:r w:rsidRPr="00037D28">
        <w:rPr>
          <w:rFonts w:ascii="Times New Roman" w:eastAsia="Times New Roman" w:hAnsi="Times New Roman" w:cs="Times New Roman"/>
          <w:i/>
          <w:sz w:val="24"/>
          <w:szCs w:val="24"/>
          <w:highlight w:val="cyan"/>
          <w:rPrChange w:id="215" w:author="Joey Bernhardt" w:date="2016-01-19T10:30:00Z">
            <w:rPr>
              <w:rFonts w:ascii="Times New Roman" w:eastAsia="Times New Roman" w:hAnsi="Times New Roman" w:cs="Times New Roman"/>
              <w:i/>
              <w:sz w:val="24"/>
              <w:szCs w:val="24"/>
            </w:rPr>
          </w:rPrChange>
        </w:rPr>
        <w:t>mass</w:t>
      </w:r>
      <w:r w:rsidRPr="00037D28">
        <w:rPr>
          <w:rFonts w:ascii="Times New Roman" w:eastAsia="Times New Roman" w:hAnsi="Times New Roman" w:cs="Times New Roman"/>
          <w:sz w:val="24"/>
          <w:szCs w:val="24"/>
          <w:highlight w:val="cyan"/>
          <w:rPrChange w:id="216" w:author="Joey Bernhardt" w:date="2016-01-19T10:30:00Z">
            <w:rPr>
              <w:rFonts w:ascii="Times New Roman" w:eastAsia="Times New Roman" w:hAnsi="Times New Roman" w:cs="Times New Roman"/>
              <w:sz w:val="24"/>
              <w:szCs w:val="24"/>
            </w:rPr>
          </w:rPrChange>
        </w:rPr>
        <w:t xml:space="preserve">= </w:t>
      </w:r>
      <w:r w:rsidRPr="00037D28">
        <w:rPr>
          <w:rFonts w:ascii="Times New Roman" w:eastAsia="Times New Roman" w:hAnsi="Times New Roman" w:cs="Times New Roman"/>
          <w:i/>
          <w:sz w:val="24"/>
          <w:szCs w:val="24"/>
          <w:highlight w:val="cyan"/>
          <w:rPrChange w:id="217" w:author="Joey Bernhardt" w:date="2016-01-19T10:30:00Z">
            <w:rPr>
              <w:rFonts w:ascii="Times New Roman" w:eastAsia="Times New Roman" w:hAnsi="Times New Roman" w:cs="Times New Roman"/>
              <w:i/>
              <w:sz w:val="24"/>
              <w:szCs w:val="24"/>
            </w:rPr>
          </w:rPrChange>
        </w:rPr>
        <w:t>a*</w:t>
      </w:r>
      <w:proofErr w:type="spellStart"/>
      <w:r w:rsidRPr="00037D28">
        <w:rPr>
          <w:rFonts w:ascii="Times New Roman" w:eastAsia="Times New Roman" w:hAnsi="Times New Roman" w:cs="Times New Roman"/>
          <w:i/>
          <w:sz w:val="24"/>
          <w:szCs w:val="24"/>
          <w:highlight w:val="cyan"/>
          <w:rPrChange w:id="218" w:author="Joey Bernhardt" w:date="2016-01-19T10:30:00Z">
            <w:rPr>
              <w:rFonts w:ascii="Times New Roman" w:eastAsia="Times New Roman" w:hAnsi="Times New Roman" w:cs="Times New Roman"/>
              <w:i/>
              <w:sz w:val="24"/>
              <w:szCs w:val="24"/>
            </w:rPr>
          </w:rPrChange>
        </w:rPr>
        <w:t>length^b</w:t>
      </w:r>
      <w:proofErr w:type="spellEnd"/>
      <w:r w:rsidRPr="00037D28">
        <w:rPr>
          <w:rFonts w:ascii="Times New Roman" w:eastAsia="Times New Roman" w:hAnsi="Times New Roman" w:cs="Times New Roman"/>
          <w:sz w:val="24"/>
          <w:szCs w:val="24"/>
          <w:highlight w:val="cyan"/>
          <w:rPrChange w:id="219" w:author="Joey Bernhardt" w:date="2016-01-19T10:30:00Z">
            <w:rPr>
              <w:rFonts w:ascii="Times New Roman" w:eastAsia="Times New Roman" w:hAnsi="Times New Roman" w:cs="Times New Roman"/>
              <w:sz w:val="24"/>
              <w:szCs w:val="24"/>
            </w:rPr>
          </w:rPrChange>
        </w:rPr>
        <w:t xml:space="preserve">). We used species-specific or taxon-specific </w:t>
      </w:r>
      <w:proofErr w:type="gramStart"/>
      <w:r w:rsidRPr="00037D28">
        <w:rPr>
          <w:rFonts w:ascii="Times New Roman" w:eastAsia="Times New Roman" w:hAnsi="Times New Roman" w:cs="Times New Roman"/>
          <w:i/>
          <w:sz w:val="24"/>
          <w:szCs w:val="24"/>
          <w:highlight w:val="cyan"/>
          <w:rPrChange w:id="220" w:author="Joey Bernhardt" w:date="2016-01-19T10:30:00Z">
            <w:rPr>
              <w:rFonts w:ascii="Times New Roman" w:eastAsia="Times New Roman" w:hAnsi="Times New Roman" w:cs="Times New Roman"/>
              <w:i/>
              <w:sz w:val="24"/>
              <w:szCs w:val="24"/>
            </w:rPr>
          </w:rPrChange>
        </w:rPr>
        <w:t>a</w:t>
      </w:r>
      <w:r w:rsidRPr="00037D28">
        <w:rPr>
          <w:rFonts w:ascii="Times New Roman" w:eastAsia="Times New Roman" w:hAnsi="Times New Roman" w:cs="Times New Roman"/>
          <w:sz w:val="24"/>
          <w:szCs w:val="24"/>
          <w:highlight w:val="cyan"/>
          <w:rPrChange w:id="221" w:author="Joey Bernhardt" w:date="2016-01-19T10:30:00Z">
            <w:rPr>
              <w:rFonts w:ascii="Times New Roman" w:eastAsia="Times New Roman" w:hAnsi="Times New Roman" w:cs="Times New Roman"/>
              <w:sz w:val="24"/>
              <w:szCs w:val="24"/>
            </w:rPr>
          </w:rPrChange>
        </w:rPr>
        <w:t xml:space="preserve"> and</w:t>
      </w:r>
      <w:proofErr w:type="gramEnd"/>
      <w:r w:rsidRPr="00037D28">
        <w:rPr>
          <w:rFonts w:ascii="Times New Roman" w:eastAsia="Times New Roman" w:hAnsi="Times New Roman" w:cs="Times New Roman"/>
          <w:sz w:val="24"/>
          <w:szCs w:val="24"/>
          <w:highlight w:val="cyan"/>
          <w:rPrChange w:id="222" w:author="Joey Bernhardt" w:date="2016-01-19T10:30:00Z">
            <w:rPr>
              <w:rFonts w:ascii="Times New Roman" w:eastAsia="Times New Roman" w:hAnsi="Times New Roman" w:cs="Times New Roman"/>
              <w:sz w:val="24"/>
              <w:szCs w:val="24"/>
            </w:rPr>
          </w:rPrChange>
        </w:rPr>
        <w:t xml:space="preserve"> </w:t>
      </w:r>
      <w:r w:rsidRPr="00037D28">
        <w:rPr>
          <w:rFonts w:ascii="Times New Roman" w:eastAsia="Times New Roman" w:hAnsi="Times New Roman" w:cs="Times New Roman"/>
          <w:i/>
          <w:sz w:val="24"/>
          <w:szCs w:val="24"/>
          <w:highlight w:val="cyan"/>
          <w:rPrChange w:id="223" w:author="Joey Bernhardt" w:date="2016-01-19T10:30:00Z">
            <w:rPr>
              <w:rFonts w:ascii="Times New Roman" w:eastAsia="Times New Roman" w:hAnsi="Times New Roman" w:cs="Times New Roman"/>
              <w:i/>
              <w:sz w:val="24"/>
              <w:szCs w:val="24"/>
            </w:rPr>
          </w:rPrChange>
        </w:rPr>
        <w:t>b</w:t>
      </w:r>
      <w:r w:rsidRPr="00037D28">
        <w:rPr>
          <w:rFonts w:ascii="Times New Roman" w:eastAsia="Times New Roman" w:hAnsi="Times New Roman" w:cs="Times New Roman"/>
          <w:sz w:val="24"/>
          <w:szCs w:val="24"/>
          <w:highlight w:val="cyan"/>
          <w:rPrChange w:id="224" w:author="Joey Bernhardt" w:date="2016-01-19T10:30:00Z">
            <w:rPr>
              <w:rFonts w:ascii="Times New Roman" w:eastAsia="Times New Roman" w:hAnsi="Times New Roman" w:cs="Times New Roman"/>
              <w:sz w:val="24"/>
              <w:szCs w:val="24"/>
            </w:rPr>
          </w:rPrChange>
        </w:rPr>
        <w:t xml:space="preserve"> parameter values published in </w:t>
      </w:r>
      <w:proofErr w:type="spellStart"/>
      <w:r w:rsidRPr="00037D28">
        <w:rPr>
          <w:rFonts w:ascii="Times New Roman" w:eastAsia="Times New Roman" w:hAnsi="Times New Roman" w:cs="Times New Roman"/>
          <w:sz w:val="24"/>
          <w:szCs w:val="24"/>
          <w:highlight w:val="cyan"/>
          <w:rPrChange w:id="225" w:author="Joey Bernhardt" w:date="2016-01-19T10:30:00Z">
            <w:rPr>
              <w:rFonts w:ascii="Times New Roman" w:eastAsia="Times New Roman" w:hAnsi="Times New Roman" w:cs="Times New Roman"/>
              <w:sz w:val="24"/>
              <w:szCs w:val="24"/>
            </w:rPr>
          </w:rPrChange>
        </w:rPr>
        <w:t>Froese</w:t>
      </w:r>
      <w:proofErr w:type="spellEnd"/>
      <w:r w:rsidRPr="00037D28">
        <w:rPr>
          <w:rFonts w:ascii="Times New Roman" w:eastAsia="Times New Roman" w:hAnsi="Times New Roman" w:cs="Times New Roman"/>
          <w:sz w:val="24"/>
          <w:szCs w:val="24"/>
          <w:highlight w:val="cyan"/>
          <w:rPrChange w:id="226" w:author="Joey Bernhardt" w:date="2016-01-19T10:30:00Z">
            <w:rPr>
              <w:rFonts w:ascii="Times New Roman" w:eastAsia="Times New Roman" w:hAnsi="Times New Roman" w:cs="Times New Roman"/>
              <w:sz w:val="24"/>
              <w:szCs w:val="24"/>
            </w:rPr>
          </w:rPrChange>
        </w:rPr>
        <w:t xml:space="preserve"> et al. (2013).</w:t>
      </w:r>
    </w:p>
    <w:p w14:paraId="7120112F" w14:textId="77777777" w:rsidR="00595F3D" w:rsidRPr="00037D28" w:rsidRDefault="00595F3D">
      <w:pPr>
        <w:pStyle w:val="Heading3"/>
        <w:spacing w:before="280" w:after="80" w:line="360" w:lineRule="auto"/>
        <w:rPr>
          <w:rFonts w:ascii="Times New Roman" w:hAnsi="Times New Roman" w:cs="Times New Roman"/>
          <w:highlight w:val="cyan"/>
          <w:rPrChange w:id="227" w:author="Joey Bernhardt" w:date="2016-01-19T10:30:00Z">
            <w:rPr/>
          </w:rPrChange>
        </w:rPr>
      </w:pPr>
      <w:bookmarkStart w:id="228" w:name="h.2et92p0" w:colFirst="0" w:colLast="0"/>
      <w:bookmarkEnd w:id="228"/>
      <w:commentRangeStart w:id="229"/>
      <w:r w:rsidRPr="00037D28">
        <w:rPr>
          <w:rFonts w:ascii="Times New Roman" w:eastAsia="Times New Roman" w:hAnsi="Times New Roman" w:cs="Times New Roman"/>
          <w:color w:val="000000"/>
          <w:highlight w:val="cyan"/>
          <w:rPrChange w:id="230" w:author="Joey Bernhardt" w:date="2016-01-19T10:30:00Z">
            <w:rPr>
              <w:rFonts w:ascii="Times New Roman" w:eastAsia="Times New Roman" w:hAnsi="Times New Roman" w:cs="Times New Roman"/>
              <w:color w:val="000000"/>
            </w:rPr>
          </w:rPrChange>
        </w:rPr>
        <w:t>Statistical Analysis</w:t>
      </w:r>
      <w:commentRangeEnd w:id="229"/>
      <w:r w:rsidRPr="00037D28">
        <w:rPr>
          <w:rStyle w:val="CommentReference"/>
          <w:rFonts w:ascii="Times New Roman" w:eastAsia="Arial" w:hAnsi="Times New Roman" w:cs="Times New Roman"/>
          <w:b w:val="0"/>
          <w:bCs w:val="0"/>
          <w:color w:val="000000"/>
          <w:sz w:val="24"/>
          <w:szCs w:val="24"/>
          <w:highlight w:val="cyan"/>
          <w:lang w:val="en-US"/>
          <w:rPrChange w:id="231" w:author="Joey Bernhardt" w:date="2016-01-19T10:30:00Z">
            <w:rPr>
              <w:rStyle w:val="CommentReference"/>
              <w:rFonts w:ascii="Arial" w:eastAsia="Arial" w:hAnsi="Arial" w:cs="Arial"/>
              <w:b w:val="0"/>
              <w:bCs w:val="0"/>
              <w:color w:val="000000"/>
              <w:lang w:val="en-US"/>
            </w:rPr>
          </w:rPrChange>
        </w:rPr>
        <w:commentReference w:id="229"/>
      </w:r>
    </w:p>
    <w:p w14:paraId="76402C36" w14:textId="77777777" w:rsidR="00595F3D" w:rsidRPr="00037D28" w:rsidRDefault="00595F3D">
      <w:pPr>
        <w:pStyle w:val="normal0"/>
        <w:spacing w:line="360" w:lineRule="auto"/>
        <w:rPr>
          <w:rFonts w:ascii="Times New Roman" w:hAnsi="Times New Roman" w:cs="Times New Roman"/>
          <w:sz w:val="24"/>
          <w:szCs w:val="24"/>
          <w:highlight w:val="cyan"/>
          <w:rPrChange w:id="232" w:author="Joey Bernhardt" w:date="2016-01-19T10:30:00Z">
            <w:rPr/>
          </w:rPrChange>
        </w:rPr>
      </w:pPr>
      <w:r w:rsidRPr="00037D28">
        <w:rPr>
          <w:rFonts w:ascii="Times New Roman" w:eastAsia="Times New Roman" w:hAnsi="Times New Roman" w:cs="Times New Roman"/>
          <w:sz w:val="24"/>
          <w:szCs w:val="24"/>
          <w:highlight w:val="cyan"/>
          <w:rPrChange w:id="233" w:author="Joey Bernhardt" w:date="2016-01-19T10:30:00Z">
            <w:rPr>
              <w:rFonts w:ascii="Times New Roman" w:eastAsia="Times New Roman" w:hAnsi="Times New Roman" w:cs="Times New Roman"/>
              <w:sz w:val="24"/>
              <w:szCs w:val="24"/>
            </w:rPr>
          </w:rPrChange>
        </w:rPr>
        <w:t>We modeled the relationship between nutrient content and species’ traits with linear regression models using a log-transformed power function. The full model included the entire set of predictors:</w:t>
      </w:r>
    </w:p>
    <w:p w14:paraId="16ED0270" w14:textId="77777777" w:rsidR="00595F3D" w:rsidRPr="00037D28" w:rsidRDefault="00595F3D">
      <w:pPr>
        <w:pStyle w:val="normal0"/>
        <w:spacing w:line="360" w:lineRule="auto"/>
        <w:rPr>
          <w:rFonts w:ascii="Times New Roman" w:hAnsi="Times New Roman" w:cs="Times New Roman"/>
          <w:sz w:val="24"/>
          <w:szCs w:val="24"/>
          <w:highlight w:val="cyan"/>
          <w:rPrChange w:id="234" w:author="Joey Bernhardt" w:date="2016-01-19T10:30:00Z">
            <w:rPr/>
          </w:rPrChange>
        </w:rPr>
      </w:pPr>
    </w:p>
    <w:p w14:paraId="1D834F0B" w14:textId="77777777" w:rsidR="00595F3D" w:rsidRPr="00037D28" w:rsidRDefault="00595F3D">
      <w:pPr>
        <w:pStyle w:val="normal0"/>
        <w:spacing w:line="360" w:lineRule="auto"/>
        <w:rPr>
          <w:rFonts w:ascii="Times New Roman" w:hAnsi="Times New Roman" w:cs="Times New Roman"/>
          <w:sz w:val="24"/>
          <w:szCs w:val="24"/>
          <w:highlight w:val="cyan"/>
          <w:rPrChange w:id="235" w:author="Joey Bernhardt" w:date="2016-01-19T10:30:00Z">
            <w:rPr/>
          </w:rPrChange>
        </w:rPr>
        <w:pPrChange w:id="236" w:author="Joey Bernhardt" w:date="2015-12-18T16:24:00Z">
          <w:pPr>
            <w:pStyle w:val="normal0"/>
            <w:spacing w:line="576" w:lineRule="auto"/>
          </w:pPr>
        </w:pPrChange>
      </w:pPr>
      <w:proofErr w:type="spellStart"/>
      <w:proofErr w:type="gramStart"/>
      <w:r w:rsidRPr="00037D28">
        <w:rPr>
          <w:rFonts w:ascii="Times New Roman" w:eastAsia="Times New Roman" w:hAnsi="Times New Roman" w:cs="Times New Roman"/>
          <w:sz w:val="24"/>
          <w:szCs w:val="24"/>
          <w:highlight w:val="cyan"/>
          <w:rPrChange w:id="237" w:author="Joey Bernhardt" w:date="2016-01-19T10:30:00Z">
            <w:rPr>
              <w:rFonts w:ascii="Times New Roman" w:eastAsia="Times New Roman" w:hAnsi="Times New Roman" w:cs="Times New Roman"/>
              <w:sz w:val="24"/>
              <w:szCs w:val="24"/>
            </w:rPr>
          </w:rPrChange>
        </w:rPr>
        <w:t>ln</w:t>
      </w:r>
      <w:proofErr w:type="spellEnd"/>
      <w:proofErr w:type="gramEnd"/>
      <w:r w:rsidRPr="00037D28">
        <w:rPr>
          <w:rFonts w:ascii="Times New Roman" w:eastAsia="Times New Roman" w:hAnsi="Times New Roman" w:cs="Times New Roman"/>
          <w:sz w:val="24"/>
          <w:szCs w:val="24"/>
          <w:highlight w:val="cyan"/>
          <w:rPrChange w:id="238" w:author="Joey Bernhardt" w:date="2016-01-19T10:30:00Z">
            <w:rPr>
              <w:rFonts w:ascii="Times New Roman" w:eastAsia="Times New Roman" w:hAnsi="Times New Roman" w:cs="Times New Roman"/>
              <w:sz w:val="24"/>
              <w:szCs w:val="24"/>
            </w:rPr>
          </w:rPrChange>
        </w:rPr>
        <w:t xml:space="preserve">(nutrient content) = </w:t>
      </w:r>
      <w:r w:rsidRPr="00037D28">
        <w:rPr>
          <w:rFonts w:ascii="Times New Roman" w:eastAsia="Times New Roman" w:hAnsi="Times New Roman" w:cs="Times New Roman"/>
          <w:i/>
          <w:sz w:val="24"/>
          <w:szCs w:val="24"/>
          <w:highlight w:val="cyan"/>
          <w:rPrChange w:id="239" w:author="Joey Bernhardt" w:date="2016-01-19T10:30:00Z">
            <w:rPr>
              <w:rFonts w:ascii="Times New Roman" w:eastAsia="Times New Roman" w:hAnsi="Times New Roman" w:cs="Times New Roman"/>
              <w:i/>
              <w:sz w:val="24"/>
              <w:szCs w:val="24"/>
            </w:rPr>
          </w:rPrChange>
        </w:rPr>
        <w:t>Β</w:t>
      </w:r>
      <w:r w:rsidRPr="00037D28">
        <w:rPr>
          <w:rFonts w:ascii="Times New Roman" w:eastAsia="Times New Roman" w:hAnsi="Times New Roman" w:cs="Times New Roman"/>
          <w:i/>
          <w:sz w:val="24"/>
          <w:szCs w:val="24"/>
          <w:highlight w:val="cyan"/>
          <w:vertAlign w:val="subscript"/>
          <w:rPrChange w:id="240" w:author="Joey Bernhardt" w:date="2016-01-19T10:30:00Z">
            <w:rPr>
              <w:rFonts w:ascii="Times New Roman" w:eastAsia="Times New Roman" w:hAnsi="Times New Roman" w:cs="Times New Roman"/>
              <w:i/>
              <w:sz w:val="14"/>
              <w:szCs w:val="14"/>
              <w:vertAlign w:val="subscript"/>
            </w:rPr>
          </w:rPrChange>
        </w:rPr>
        <w:t>0.i</w:t>
      </w:r>
      <w:r w:rsidRPr="00037D28">
        <w:rPr>
          <w:rFonts w:ascii="Times New Roman" w:eastAsia="Times New Roman" w:hAnsi="Times New Roman" w:cs="Times New Roman"/>
          <w:sz w:val="24"/>
          <w:szCs w:val="24"/>
          <w:highlight w:val="cyan"/>
          <w:rPrChange w:id="241" w:author="Joey Bernhardt" w:date="2016-01-19T10:30:00Z">
            <w:rPr>
              <w:rFonts w:ascii="Times New Roman" w:eastAsia="Times New Roman" w:hAnsi="Times New Roman" w:cs="Times New Roman"/>
              <w:sz w:val="24"/>
              <w:szCs w:val="24"/>
            </w:rPr>
          </w:rPrChange>
        </w:rPr>
        <w:t xml:space="preserve"> + </w:t>
      </w:r>
      <w:r w:rsidRPr="00037D28">
        <w:rPr>
          <w:rFonts w:ascii="Times New Roman" w:eastAsia="Times New Roman" w:hAnsi="Times New Roman" w:cs="Times New Roman"/>
          <w:i/>
          <w:sz w:val="24"/>
          <w:szCs w:val="24"/>
          <w:highlight w:val="cyan"/>
          <w:rPrChange w:id="242" w:author="Joey Bernhardt" w:date="2016-01-19T10:30:00Z">
            <w:rPr>
              <w:rFonts w:ascii="Times New Roman" w:eastAsia="Times New Roman" w:hAnsi="Times New Roman" w:cs="Times New Roman"/>
              <w:i/>
              <w:sz w:val="24"/>
              <w:szCs w:val="24"/>
            </w:rPr>
          </w:rPrChange>
        </w:rPr>
        <w:t>Β</w:t>
      </w:r>
      <w:r w:rsidRPr="00037D28">
        <w:rPr>
          <w:rFonts w:ascii="Times New Roman" w:eastAsia="Times New Roman" w:hAnsi="Times New Roman" w:cs="Times New Roman"/>
          <w:i/>
          <w:sz w:val="24"/>
          <w:szCs w:val="24"/>
          <w:highlight w:val="cyan"/>
          <w:vertAlign w:val="subscript"/>
          <w:rPrChange w:id="243" w:author="Joey Bernhardt" w:date="2016-01-19T10:30:00Z">
            <w:rPr>
              <w:rFonts w:ascii="Times New Roman" w:eastAsia="Times New Roman" w:hAnsi="Times New Roman" w:cs="Times New Roman"/>
              <w:i/>
              <w:sz w:val="14"/>
              <w:szCs w:val="14"/>
              <w:vertAlign w:val="subscript"/>
            </w:rPr>
          </w:rPrChange>
        </w:rPr>
        <w:t>1.i</w:t>
      </w:r>
      <w:r w:rsidRPr="00037D28">
        <w:rPr>
          <w:rFonts w:ascii="Times New Roman" w:eastAsia="Times New Roman" w:hAnsi="Times New Roman" w:cs="Times New Roman"/>
          <w:sz w:val="24"/>
          <w:szCs w:val="24"/>
          <w:highlight w:val="cyan"/>
          <w:rPrChange w:id="244" w:author="Joey Bernhardt" w:date="2016-01-19T10:30:00Z">
            <w:rPr>
              <w:rFonts w:ascii="Times New Roman" w:eastAsia="Times New Roman" w:hAnsi="Times New Roman" w:cs="Times New Roman"/>
              <w:sz w:val="24"/>
              <w:szCs w:val="24"/>
            </w:rPr>
          </w:rPrChange>
        </w:rPr>
        <w:t>*</w:t>
      </w:r>
      <w:proofErr w:type="spellStart"/>
      <w:r w:rsidRPr="00037D28">
        <w:rPr>
          <w:rFonts w:ascii="Times New Roman" w:eastAsia="Times New Roman" w:hAnsi="Times New Roman" w:cs="Times New Roman"/>
          <w:sz w:val="24"/>
          <w:szCs w:val="24"/>
          <w:highlight w:val="cyan"/>
          <w:rPrChange w:id="245" w:author="Joey Bernhardt" w:date="2016-01-19T10:30:00Z">
            <w:rPr>
              <w:rFonts w:ascii="Times New Roman" w:eastAsia="Times New Roman" w:hAnsi="Times New Roman" w:cs="Times New Roman"/>
              <w:sz w:val="24"/>
              <w:szCs w:val="24"/>
            </w:rPr>
          </w:rPrChange>
        </w:rPr>
        <w:t>ln</w:t>
      </w:r>
      <w:proofErr w:type="spellEnd"/>
      <w:r w:rsidRPr="00037D28">
        <w:rPr>
          <w:rFonts w:ascii="Times New Roman" w:eastAsia="Times New Roman" w:hAnsi="Times New Roman" w:cs="Times New Roman"/>
          <w:sz w:val="24"/>
          <w:szCs w:val="24"/>
          <w:highlight w:val="cyan"/>
          <w:rPrChange w:id="246" w:author="Joey Bernhardt" w:date="2016-01-19T10:30:00Z">
            <w:rPr>
              <w:rFonts w:ascii="Times New Roman" w:eastAsia="Times New Roman" w:hAnsi="Times New Roman" w:cs="Times New Roman"/>
              <w:sz w:val="24"/>
              <w:szCs w:val="24"/>
            </w:rPr>
          </w:rPrChange>
        </w:rPr>
        <w:t xml:space="preserve">(body size)*latitude + </w:t>
      </w:r>
      <w:r w:rsidRPr="00037D28">
        <w:rPr>
          <w:rFonts w:ascii="Times New Roman" w:eastAsia="Times New Roman" w:hAnsi="Times New Roman" w:cs="Times New Roman"/>
          <w:i/>
          <w:sz w:val="24"/>
          <w:szCs w:val="24"/>
          <w:highlight w:val="cyan"/>
          <w:rPrChange w:id="247" w:author="Joey Bernhardt" w:date="2016-01-19T10:30:00Z">
            <w:rPr>
              <w:rFonts w:ascii="Times New Roman" w:eastAsia="Times New Roman" w:hAnsi="Times New Roman" w:cs="Times New Roman"/>
              <w:i/>
              <w:sz w:val="24"/>
              <w:szCs w:val="24"/>
            </w:rPr>
          </w:rPrChange>
        </w:rPr>
        <w:t>Β</w:t>
      </w:r>
      <w:r w:rsidRPr="00037D28">
        <w:rPr>
          <w:rFonts w:ascii="Times New Roman" w:eastAsia="Times New Roman" w:hAnsi="Times New Roman" w:cs="Times New Roman"/>
          <w:i/>
          <w:sz w:val="24"/>
          <w:szCs w:val="24"/>
          <w:highlight w:val="cyan"/>
          <w:vertAlign w:val="subscript"/>
          <w:rPrChange w:id="248" w:author="Joey Bernhardt" w:date="2016-01-19T10:30:00Z">
            <w:rPr>
              <w:rFonts w:ascii="Times New Roman" w:eastAsia="Times New Roman" w:hAnsi="Times New Roman" w:cs="Times New Roman"/>
              <w:i/>
              <w:sz w:val="14"/>
              <w:szCs w:val="14"/>
              <w:vertAlign w:val="subscript"/>
            </w:rPr>
          </w:rPrChange>
        </w:rPr>
        <w:t>2.i</w:t>
      </w:r>
      <w:r w:rsidRPr="00037D28">
        <w:rPr>
          <w:rFonts w:ascii="Times New Roman" w:eastAsia="Times New Roman" w:hAnsi="Times New Roman" w:cs="Times New Roman"/>
          <w:sz w:val="24"/>
          <w:szCs w:val="24"/>
          <w:highlight w:val="cyan"/>
          <w:rPrChange w:id="249" w:author="Joey Bernhardt" w:date="2016-01-19T10:30:00Z">
            <w:rPr>
              <w:rFonts w:ascii="Times New Roman" w:eastAsia="Times New Roman" w:hAnsi="Times New Roman" w:cs="Times New Roman"/>
              <w:sz w:val="24"/>
              <w:szCs w:val="24"/>
            </w:rPr>
          </w:rPrChange>
        </w:rPr>
        <w:t>*</w:t>
      </w:r>
      <w:proofErr w:type="spellStart"/>
      <w:r w:rsidRPr="00037D28">
        <w:rPr>
          <w:rFonts w:ascii="Times New Roman" w:eastAsia="Times New Roman" w:hAnsi="Times New Roman" w:cs="Times New Roman"/>
          <w:sz w:val="24"/>
          <w:szCs w:val="24"/>
          <w:highlight w:val="cyan"/>
          <w:rPrChange w:id="250" w:author="Joey Bernhardt" w:date="2016-01-19T10:30:00Z">
            <w:rPr>
              <w:rFonts w:ascii="Times New Roman" w:eastAsia="Times New Roman" w:hAnsi="Times New Roman" w:cs="Times New Roman"/>
              <w:sz w:val="24"/>
              <w:szCs w:val="24"/>
            </w:rPr>
          </w:rPrChange>
        </w:rPr>
        <w:t>ln</w:t>
      </w:r>
      <w:proofErr w:type="spellEnd"/>
      <w:r w:rsidRPr="00037D28">
        <w:rPr>
          <w:rFonts w:ascii="Times New Roman" w:eastAsia="Times New Roman" w:hAnsi="Times New Roman" w:cs="Times New Roman"/>
          <w:sz w:val="24"/>
          <w:szCs w:val="24"/>
          <w:highlight w:val="cyan"/>
          <w:rPrChange w:id="251" w:author="Joey Bernhardt" w:date="2016-01-19T10:30:00Z">
            <w:rPr>
              <w:rFonts w:ascii="Times New Roman" w:eastAsia="Times New Roman" w:hAnsi="Times New Roman" w:cs="Times New Roman"/>
              <w:sz w:val="24"/>
              <w:szCs w:val="24"/>
            </w:rPr>
          </w:rPrChange>
        </w:rPr>
        <w:t xml:space="preserve">(body size)*(trophic position)  + </w:t>
      </w:r>
      <w:r w:rsidRPr="00037D28">
        <w:rPr>
          <w:rFonts w:ascii="Times New Roman" w:eastAsia="Times New Roman" w:hAnsi="Times New Roman" w:cs="Times New Roman"/>
          <w:i/>
          <w:sz w:val="24"/>
          <w:szCs w:val="24"/>
          <w:highlight w:val="cyan"/>
          <w:rPrChange w:id="252" w:author="Joey Bernhardt" w:date="2016-01-19T10:30:00Z">
            <w:rPr>
              <w:rFonts w:ascii="Times New Roman" w:eastAsia="Times New Roman" w:hAnsi="Times New Roman" w:cs="Times New Roman"/>
              <w:i/>
              <w:sz w:val="24"/>
              <w:szCs w:val="24"/>
            </w:rPr>
          </w:rPrChange>
        </w:rPr>
        <w:t>Β</w:t>
      </w:r>
      <w:r w:rsidRPr="00037D28">
        <w:rPr>
          <w:rFonts w:ascii="Times New Roman" w:eastAsia="Times New Roman" w:hAnsi="Times New Roman" w:cs="Times New Roman"/>
          <w:i/>
          <w:sz w:val="24"/>
          <w:szCs w:val="24"/>
          <w:highlight w:val="cyan"/>
          <w:vertAlign w:val="subscript"/>
          <w:rPrChange w:id="253" w:author="Joey Bernhardt" w:date="2016-01-19T10:30:00Z">
            <w:rPr>
              <w:rFonts w:ascii="Times New Roman" w:eastAsia="Times New Roman" w:hAnsi="Times New Roman" w:cs="Times New Roman"/>
              <w:i/>
              <w:sz w:val="14"/>
              <w:szCs w:val="14"/>
              <w:vertAlign w:val="subscript"/>
            </w:rPr>
          </w:rPrChange>
        </w:rPr>
        <w:t>3.i</w:t>
      </w:r>
      <w:r w:rsidRPr="00037D28">
        <w:rPr>
          <w:rFonts w:ascii="Times New Roman" w:eastAsia="Times New Roman" w:hAnsi="Times New Roman" w:cs="Times New Roman"/>
          <w:sz w:val="24"/>
          <w:szCs w:val="24"/>
          <w:highlight w:val="cyan"/>
          <w:rPrChange w:id="254" w:author="Joey Bernhardt" w:date="2016-01-19T10:30:00Z">
            <w:rPr>
              <w:rFonts w:ascii="Times New Roman" w:eastAsia="Times New Roman" w:hAnsi="Times New Roman" w:cs="Times New Roman"/>
              <w:sz w:val="24"/>
              <w:szCs w:val="24"/>
            </w:rPr>
          </w:rPrChange>
        </w:rPr>
        <w:t>*</w:t>
      </w:r>
      <w:proofErr w:type="spellStart"/>
      <w:r w:rsidRPr="00037D28">
        <w:rPr>
          <w:rFonts w:ascii="Times New Roman" w:eastAsia="Times New Roman" w:hAnsi="Times New Roman" w:cs="Times New Roman"/>
          <w:sz w:val="24"/>
          <w:szCs w:val="24"/>
          <w:highlight w:val="cyan"/>
          <w:rPrChange w:id="255" w:author="Joey Bernhardt" w:date="2016-01-19T10:30:00Z">
            <w:rPr>
              <w:rFonts w:ascii="Times New Roman" w:eastAsia="Times New Roman" w:hAnsi="Times New Roman" w:cs="Times New Roman"/>
              <w:sz w:val="24"/>
              <w:szCs w:val="24"/>
            </w:rPr>
          </w:rPrChange>
        </w:rPr>
        <w:t>ln</w:t>
      </w:r>
      <w:proofErr w:type="spellEnd"/>
      <w:r w:rsidRPr="00037D28">
        <w:rPr>
          <w:rFonts w:ascii="Times New Roman" w:eastAsia="Times New Roman" w:hAnsi="Times New Roman" w:cs="Times New Roman"/>
          <w:sz w:val="24"/>
          <w:szCs w:val="24"/>
          <w:highlight w:val="cyan"/>
          <w:rPrChange w:id="256" w:author="Joey Bernhardt" w:date="2016-01-19T10:30:00Z">
            <w:rPr>
              <w:rFonts w:ascii="Times New Roman" w:eastAsia="Times New Roman" w:hAnsi="Times New Roman" w:cs="Times New Roman"/>
              <w:sz w:val="24"/>
              <w:szCs w:val="24"/>
            </w:rPr>
          </w:rPrChange>
        </w:rPr>
        <w:t xml:space="preserve">(body size)*(habitat) + </w:t>
      </w:r>
      <w:proofErr w:type="spellStart"/>
      <w:r w:rsidRPr="00037D28">
        <w:rPr>
          <w:rFonts w:ascii="Times New Roman" w:eastAsia="Times New Roman" w:hAnsi="Times New Roman" w:cs="Times New Roman"/>
          <w:sz w:val="24"/>
          <w:szCs w:val="24"/>
          <w:highlight w:val="cyan"/>
          <w:rPrChange w:id="257" w:author="Joey Bernhardt" w:date="2016-01-19T10:30:00Z">
            <w:rPr>
              <w:rFonts w:ascii="Times New Roman" w:eastAsia="Times New Roman" w:hAnsi="Times New Roman" w:cs="Times New Roman"/>
              <w:sz w:val="24"/>
              <w:szCs w:val="24"/>
            </w:rPr>
          </w:rPrChange>
        </w:rPr>
        <w:t>ε</w:t>
      </w:r>
      <w:r w:rsidRPr="00037D28">
        <w:rPr>
          <w:rFonts w:ascii="Times New Roman" w:eastAsia="Times New Roman" w:hAnsi="Times New Roman" w:cs="Times New Roman"/>
          <w:sz w:val="24"/>
          <w:szCs w:val="24"/>
          <w:highlight w:val="cyan"/>
          <w:vertAlign w:val="subscript"/>
          <w:rPrChange w:id="258" w:author="Joey Bernhardt" w:date="2016-01-19T10:30:00Z">
            <w:rPr>
              <w:rFonts w:ascii="Times New Roman" w:eastAsia="Times New Roman" w:hAnsi="Times New Roman" w:cs="Times New Roman"/>
              <w:sz w:val="14"/>
              <w:szCs w:val="14"/>
              <w:vertAlign w:val="subscript"/>
            </w:rPr>
          </w:rPrChange>
        </w:rPr>
        <w:t>i</w:t>
      </w:r>
      <w:proofErr w:type="spellEnd"/>
    </w:p>
    <w:p w14:paraId="517C0FFE" w14:textId="77777777" w:rsidR="00595F3D" w:rsidRPr="00037D28" w:rsidRDefault="00595F3D">
      <w:pPr>
        <w:pStyle w:val="normal0"/>
        <w:spacing w:line="360" w:lineRule="auto"/>
        <w:rPr>
          <w:rFonts w:ascii="Times New Roman" w:hAnsi="Times New Roman" w:cs="Times New Roman"/>
          <w:sz w:val="24"/>
          <w:szCs w:val="24"/>
          <w:highlight w:val="cyan"/>
          <w:rPrChange w:id="259" w:author="Joey Bernhardt" w:date="2016-01-19T10:30:00Z">
            <w:rPr/>
          </w:rPrChange>
        </w:rPr>
      </w:pPr>
      <w:r w:rsidRPr="00037D28">
        <w:rPr>
          <w:rFonts w:ascii="Times New Roman" w:eastAsia="Times New Roman" w:hAnsi="Times New Roman" w:cs="Times New Roman"/>
          <w:sz w:val="24"/>
          <w:szCs w:val="24"/>
          <w:highlight w:val="cyan"/>
          <w:rPrChange w:id="260" w:author="Joey Bernhardt" w:date="2016-01-19T10:30:00Z">
            <w:rPr>
              <w:rFonts w:ascii="Times New Roman" w:eastAsia="Times New Roman" w:hAnsi="Times New Roman" w:cs="Times New Roman"/>
              <w:sz w:val="24"/>
              <w:szCs w:val="24"/>
            </w:rPr>
          </w:rPrChange>
        </w:rPr>
        <w:t xml:space="preserve">We created models from subsets of the full model that represented hypotheses based on the known physiological roles of micronutrients </w:t>
      </w:r>
      <w:r w:rsidRPr="00037D28">
        <w:rPr>
          <w:rFonts w:ascii="Times New Roman" w:eastAsia="Times New Roman" w:hAnsi="Times New Roman" w:cs="Times New Roman"/>
          <w:b/>
          <w:sz w:val="24"/>
          <w:szCs w:val="24"/>
          <w:highlight w:val="cyan"/>
          <w:rPrChange w:id="261" w:author="Joey Bernhardt" w:date="2016-01-19T10:30:00Z">
            <w:rPr>
              <w:rFonts w:ascii="Times New Roman" w:eastAsia="Times New Roman" w:hAnsi="Times New Roman" w:cs="Times New Roman"/>
              <w:b/>
              <w:sz w:val="24"/>
              <w:szCs w:val="24"/>
            </w:rPr>
          </w:rPrChange>
        </w:rPr>
        <w:t>and their relationships to our set of predictors</w:t>
      </w:r>
      <w:r w:rsidRPr="00037D28">
        <w:rPr>
          <w:rFonts w:ascii="Times New Roman" w:eastAsia="Times New Roman" w:hAnsi="Times New Roman" w:cs="Times New Roman"/>
          <w:sz w:val="24"/>
          <w:szCs w:val="24"/>
          <w:highlight w:val="cyan"/>
          <w:rPrChange w:id="262" w:author="Joey Bernhardt" w:date="2016-01-19T10:30:00Z">
            <w:rPr>
              <w:rFonts w:ascii="Times New Roman" w:eastAsia="Times New Roman" w:hAnsi="Times New Roman" w:cs="Times New Roman"/>
              <w:sz w:val="24"/>
              <w:szCs w:val="24"/>
            </w:rPr>
          </w:rPrChange>
        </w:rPr>
        <w:t xml:space="preserve">. We identified the best subset of models using the </w:t>
      </w:r>
      <w:proofErr w:type="spellStart"/>
      <w:r w:rsidRPr="00037D28">
        <w:rPr>
          <w:rFonts w:ascii="Times New Roman" w:eastAsia="Times New Roman" w:hAnsi="Times New Roman" w:cs="Times New Roman"/>
          <w:sz w:val="24"/>
          <w:szCs w:val="24"/>
          <w:highlight w:val="cyan"/>
          <w:rPrChange w:id="263" w:author="Joey Bernhardt" w:date="2016-01-19T10:30:00Z">
            <w:rPr>
              <w:rFonts w:ascii="Times New Roman" w:eastAsia="Times New Roman" w:hAnsi="Times New Roman" w:cs="Times New Roman"/>
              <w:sz w:val="24"/>
              <w:szCs w:val="24"/>
            </w:rPr>
          </w:rPrChange>
        </w:rPr>
        <w:t>Akaike</w:t>
      </w:r>
      <w:proofErr w:type="spellEnd"/>
      <w:r w:rsidRPr="00037D28">
        <w:rPr>
          <w:rFonts w:ascii="Times New Roman" w:eastAsia="Times New Roman" w:hAnsi="Times New Roman" w:cs="Times New Roman"/>
          <w:sz w:val="24"/>
          <w:szCs w:val="24"/>
          <w:highlight w:val="cyan"/>
          <w:rPrChange w:id="264" w:author="Joey Bernhardt" w:date="2016-01-19T10:30:00Z">
            <w:rPr>
              <w:rFonts w:ascii="Times New Roman" w:eastAsia="Times New Roman" w:hAnsi="Times New Roman" w:cs="Times New Roman"/>
              <w:sz w:val="24"/>
              <w:szCs w:val="24"/>
            </w:rPr>
          </w:rPrChange>
        </w:rPr>
        <w:t xml:space="preserve"> Information Criterion, adjusted for small sample sizes (</w:t>
      </w:r>
      <w:proofErr w:type="spellStart"/>
      <w:r w:rsidRPr="00037D28">
        <w:rPr>
          <w:rFonts w:ascii="Times New Roman" w:eastAsia="Times New Roman" w:hAnsi="Times New Roman" w:cs="Times New Roman"/>
          <w:sz w:val="24"/>
          <w:szCs w:val="24"/>
          <w:highlight w:val="cyan"/>
          <w:rPrChange w:id="265" w:author="Joey Bernhardt" w:date="2016-01-19T10:30:00Z">
            <w:rPr>
              <w:rFonts w:ascii="Times New Roman" w:eastAsia="Times New Roman" w:hAnsi="Times New Roman" w:cs="Times New Roman"/>
              <w:sz w:val="24"/>
              <w:szCs w:val="24"/>
            </w:rPr>
          </w:rPrChange>
        </w:rPr>
        <w:t>AICc</w:t>
      </w:r>
      <w:proofErr w:type="spellEnd"/>
      <w:r w:rsidRPr="00037D28">
        <w:rPr>
          <w:rFonts w:ascii="Times New Roman" w:eastAsia="Times New Roman" w:hAnsi="Times New Roman" w:cs="Times New Roman"/>
          <w:sz w:val="24"/>
          <w:szCs w:val="24"/>
          <w:highlight w:val="cyan"/>
          <w:rPrChange w:id="266" w:author="Joey Bernhardt" w:date="2016-01-19T10:30:00Z">
            <w:rPr>
              <w:rFonts w:ascii="Times New Roman" w:eastAsia="Times New Roman" w:hAnsi="Times New Roman" w:cs="Times New Roman"/>
              <w:sz w:val="24"/>
              <w:szCs w:val="24"/>
            </w:rPr>
          </w:rPrChange>
        </w:rPr>
        <w:t xml:space="preserve">). We used </w:t>
      </w:r>
      <w:proofErr w:type="spellStart"/>
      <w:r w:rsidRPr="00037D28">
        <w:rPr>
          <w:rFonts w:ascii="Times New Roman" w:eastAsia="Times New Roman" w:hAnsi="Times New Roman" w:cs="Times New Roman"/>
          <w:sz w:val="24"/>
          <w:szCs w:val="24"/>
          <w:highlight w:val="cyan"/>
          <w:rPrChange w:id="267" w:author="Joey Bernhardt" w:date="2016-01-19T10:30:00Z">
            <w:rPr>
              <w:rFonts w:ascii="Times New Roman" w:eastAsia="Times New Roman" w:hAnsi="Times New Roman" w:cs="Times New Roman"/>
              <w:sz w:val="24"/>
              <w:szCs w:val="24"/>
            </w:rPr>
          </w:rPrChange>
        </w:rPr>
        <w:t>AICc</w:t>
      </w:r>
      <w:proofErr w:type="spellEnd"/>
      <w:r w:rsidRPr="00037D28">
        <w:rPr>
          <w:rFonts w:ascii="Times New Roman" w:eastAsia="Times New Roman" w:hAnsi="Times New Roman" w:cs="Times New Roman"/>
          <w:sz w:val="24"/>
          <w:szCs w:val="24"/>
          <w:highlight w:val="cyan"/>
          <w:rPrChange w:id="268" w:author="Joey Bernhardt" w:date="2016-01-19T10:30:00Z">
            <w:rPr>
              <w:rFonts w:ascii="Times New Roman" w:eastAsia="Times New Roman" w:hAnsi="Times New Roman" w:cs="Times New Roman"/>
              <w:sz w:val="24"/>
              <w:szCs w:val="24"/>
            </w:rPr>
          </w:rPrChange>
        </w:rPr>
        <w:t xml:space="preserve">, </w:t>
      </w:r>
      <w:proofErr w:type="spellStart"/>
      <w:r w:rsidRPr="00037D28">
        <w:rPr>
          <w:rFonts w:ascii="Times New Roman" w:eastAsia="Times New Roman" w:hAnsi="Times New Roman" w:cs="Times New Roman"/>
          <w:sz w:val="24"/>
          <w:szCs w:val="24"/>
          <w:highlight w:val="cyan"/>
          <w:rPrChange w:id="269" w:author="Joey Bernhardt" w:date="2016-01-19T10:30:00Z">
            <w:rPr>
              <w:rFonts w:ascii="Times New Roman" w:eastAsia="Times New Roman" w:hAnsi="Times New Roman" w:cs="Times New Roman"/>
              <w:sz w:val="24"/>
              <w:szCs w:val="24"/>
            </w:rPr>
          </w:rPrChange>
        </w:rPr>
        <w:t>δaic</w:t>
      </w:r>
      <w:proofErr w:type="spellEnd"/>
      <w:r w:rsidRPr="00037D28">
        <w:rPr>
          <w:rFonts w:ascii="Times New Roman" w:eastAsia="Times New Roman" w:hAnsi="Times New Roman" w:cs="Times New Roman"/>
          <w:sz w:val="24"/>
          <w:szCs w:val="24"/>
          <w:highlight w:val="cyan"/>
          <w:rPrChange w:id="270" w:author="Joey Bernhardt" w:date="2016-01-19T10:30:00Z">
            <w:rPr>
              <w:rFonts w:ascii="Times New Roman" w:eastAsia="Times New Roman" w:hAnsi="Times New Roman" w:cs="Times New Roman"/>
              <w:sz w:val="24"/>
              <w:szCs w:val="24"/>
            </w:rPr>
          </w:rPrChange>
        </w:rPr>
        <w:t xml:space="preserve"> and </w:t>
      </w:r>
      <w:proofErr w:type="spellStart"/>
      <w:r w:rsidRPr="00037D28">
        <w:rPr>
          <w:rFonts w:ascii="Times New Roman" w:eastAsia="Times New Roman" w:hAnsi="Times New Roman" w:cs="Times New Roman"/>
          <w:sz w:val="24"/>
          <w:szCs w:val="24"/>
          <w:highlight w:val="cyan"/>
          <w:rPrChange w:id="271" w:author="Joey Bernhardt" w:date="2016-01-19T10:30:00Z">
            <w:rPr>
              <w:rFonts w:ascii="Times New Roman" w:eastAsia="Times New Roman" w:hAnsi="Times New Roman" w:cs="Times New Roman"/>
              <w:sz w:val="24"/>
              <w:szCs w:val="24"/>
            </w:rPr>
          </w:rPrChange>
        </w:rPr>
        <w:t>Akaike</w:t>
      </w:r>
      <w:proofErr w:type="spellEnd"/>
      <w:r w:rsidRPr="00037D28">
        <w:rPr>
          <w:rFonts w:ascii="Times New Roman" w:eastAsia="Times New Roman" w:hAnsi="Times New Roman" w:cs="Times New Roman"/>
          <w:sz w:val="24"/>
          <w:szCs w:val="24"/>
          <w:highlight w:val="cyan"/>
          <w:rPrChange w:id="272" w:author="Joey Bernhardt" w:date="2016-01-19T10:30:00Z">
            <w:rPr>
              <w:rFonts w:ascii="Times New Roman" w:eastAsia="Times New Roman" w:hAnsi="Times New Roman" w:cs="Times New Roman"/>
              <w:sz w:val="24"/>
              <w:szCs w:val="24"/>
            </w:rPr>
          </w:rPrChange>
        </w:rPr>
        <w:t xml:space="preserve"> weights (w) to compare models. We ranked models based on w, and selected the set of models that produced a cumulative w &gt; 0.95, meaning that we are 95% confident that the chosen set includes the best model (Burnham and Anderson 2002).</w:t>
      </w:r>
    </w:p>
    <w:p w14:paraId="1F7E698E" w14:textId="77777777" w:rsidR="00595F3D" w:rsidRPr="00037D28" w:rsidRDefault="00595F3D">
      <w:pPr>
        <w:pStyle w:val="normal0"/>
        <w:spacing w:line="360" w:lineRule="auto"/>
        <w:rPr>
          <w:rFonts w:ascii="Times New Roman" w:hAnsi="Times New Roman" w:cs="Times New Roman"/>
          <w:sz w:val="24"/>
          <w:szCs w:val="24"/>
          <w:highlight w:val="cyan"/>
          <w:rPrChange w:id="273" w:author="Joey Bernhardt" w:date="2016-01-19T10:30:00Z">
            <w:rPr/>
          </w:rPrChange>
        </w:rPr>
      </w:pPr>
    </w:p>
    <w:p w14:paraId="4FA41DBD" w14:textId="77777777" w:rsidR="00595F3D" w:rsidRPr="00037D28" w:rsidRDefault="00595F3D">
      <w:pPr>
        <w:pStyle w:val="normal0"/>
        <w:spacing w:line="360" w:lineRule="auto"/>
        <w:rPr>
          <w:rFonts w:ascii="Times New Roman" w:hAnsi="Times New Roman" w:cs="Times New Roman"/>
          <w:sz w:val="24"/>
          <w:szCs w:val="24"/>
          <w:highlight w:val="cyan"/>
          <w:rPrChange w:id="274" w:author="Joey Bernhardt" w:date="2016-01-19T10:30:00Z">
            <w:rPr/>
          </w:rPrChange>
        </w:rPr>
      </w:pPr>
      <w:commentRangeStart w:id="275"/>
      <w:commentRangeStart w:id="276"/>
      <w:r w:rsidRPr="00037D28">
        <w:rPr>
          <w:rFonts w:ascii="Times New Roman" w:eastAsia="Times New Roman" w:hAnsi="Times New Roman" w:cs="Times New Roman"/>
          <w:sz w:val="24"/>
          <w:szCs w:val="24"/>
          <w:highlight w:val="cyan"/>
          <w:rPrChange w:id="277" w:author="Joey Bernhardt" w:date="2016-01-19T10:30:00Z">
            <w:rPr>
              <w:rFonts w:ascii="Times New Roman" w:eastAsia="Times New Roman" w:hAnsi="Times New Roman" w:cs="Times New Roman"/>
              <w:sz w:val="24"/>
              <w:szCs w:val="24"/>
            </w:rPr>
          </w:rPrChange>
        </w:rPr>
        <w:t xml:space="preserve">We report all models with </w:t>
      </w:r>
      <w:proofErr w:type="spellStart"/>
      <w:r w:rsidRPr="00037D28">
        <w:rPr>
          <w:rFonts w:ascii="Times New Roman" w:eastAsia="Times New Roman" w:hAnsi="Times New Roman" w:cs="Times New Roman"/>
          <w:sz w:val="24"/>
          <w:szCs w:val="24"/>
          <w:highlight w:val="cyan"/>
          <w:rPrChange w:id="278" w:author="Joey Bernhardt" w:date="2016-01-19T10:30:00Z">
            <w:rPr>
              <w:rFonts w:ascii="Times New Roman" w:eastAsia="Times New Roman" w:hAnsi="Times New Roman" w:cs="Times New Roman"/>
              <w:sz w:val="24"/>
              <w:szCs w:val="24"/>
            </w:rPr>
          </w:rPrChange>
        </w:rPr>
        <w:t>AICc</w:t>
      </w:r>
      <w:proofErr w:type="spellEnd"/>
      <w:r w:rsidRPr="00037D28">
        <w:rPr>
          <w:rFonts w:ascii="Times New Roman" w:eastAsia="Times New Roman" w:hAnsi="Times New Roman" w:cs="Times New Roman"/>
          <w:sz w:val="24"/>
          <w:szCs w:val="24"/>
          <w:highlight w:val="cyan"/>
          <w:rPrChange w:id="279" w:author="Joey Bernhardt" w:date="2016-01-19T10:30:00Z">
            <w:rPr>
              <w:rFonts w:ascii="Times New Roman" w:eastAsia="Times New Roman" w:hAnsi="Times New Roman" w:cs="Times New Roman"/>
              <w:sz w:val="24"/>
              <w:szCs w:val="24"/>
            </w:rPr>
          </w:rPrChange>
        </w:rPr>
        <w:t xml:space="preserve"> differences </w:t>
      </w:r>
      <w:proofErr w:type="gramStart"/>
      <w:r w:rsidRPr="00037D28">
        <w:rPr>
          <w:rFonts w:ascii="Times New Roman" w:eastAsia="Times New Roman" w:hAnsi="Times New Roman" w:cs="Times New Roman"/>
          <w:sz w:val="24"/>
          <w:szCs w:val="24"/>
          <w:highlight w:val="cyan"/>
          <w:rPrChange w:id="280" w:author="Joey Bernhardt" w:date="2016-01-19T10:30:00Z">
            <w:rPr>
              <w:rFonts w:ascii="Times New Roman" w:eastAsia="Times New Roman" w:hAnsi="Times New Roman" w:cs="Times New Roman"/>
              <w:sz w:val="24"/>
              <w:szCs w:val="24"/>
            </w:rPr>
          </w:rPrChange>
        </w:rPr>
        <w:t xml:space="preserve">( </w:t>
      </w:r>
      <w:proofErr w:type="spellStart"/>
      <w:r w:rsidRPr="00037D28">
        <w:rPr>
          <w:rFonts w:ascii="Times New Roman" w:eastAsia="Times New Roman" w:hAnsi="Times New Roman" w:cs="Times New Roman"/>
          <w:sz w:val="24"/>
          <w:szCs w:val="24"/>
          <w:highlight w:val="cyan"/>
          <w:rPrChange w:id="281" w:author="Joey Bernhardt" w:date="2016-01-19T10:30:00Z">
            <w:rPr>
              <w:rFonts w:ascii="Times New Roman" w:eastAsia="Times New Roman" w:hAnsi="Times New Roman" w:cs="Times New Roman"/>
              <w:sz w:val="24"/>
              <w:szCs w:val="24"/>
            </w:rPr>
          </w:rPrChange>
        </w:rPr>
        <w:t>δaic</w:t>
      </w:r>
      <w:proofErr w:type="spellEnd"/>
      <w:proofErr w:type="gramEnd"/>
      <w:r w:rsidRPr="00037D28">
        <w:rPr>
          <w:rFonts w:ascii="Times New Roman" w:eastAsia="Times New Roman" w:hAnsi="Times New Roman" w:cs="Times New Roman"/>
          <w:sz w:val="24"/>
          <w:szCs w:val="24"/>
          <w:highlight w:val="cyan"/>
          <w:rPrChange w:id="282" w:author="Joey Bernhardt" w:date="2016-01-19T10:30:00Z">
            <w:rPr>
              <w:rFonts w:ascii="Times New Roman" w:eastAsia="Times New Roman" w:hAnsi="Times New Roman" w:cs="Times New Roman"/>
              <w:sz w:val="24"/>
              <w:szCs w:val="24"/>
            </w:rPr>
          </w:rPrChange>
        </w:rPr>
        <w:t xml:space="preserve"> = </w:t>
      </w:r>
      <w:proofErr w:type="spellStart"/>
      <w:r w:rsidRPr="00037D28">
        <w:rPr>
          <w:rFonts w:ascii="Times New Roman" w:eastAsia="Times New Roman" w:hAnsi="Times New Roman" w:cs="Times New Roman"/>
          <w:sz w:val="24"/>
          <w:szCs w:val="24"/>
          <w:highlight w:val="cyan"/>
          <w:rPrChange w:id="283" w:author="Joey Bernhardt" w:date="2016-01-19T10:30:00Z">
            <w:rPr>
              <w:rFonts w:ascii="Times New Roman" w:eastAsia="Times New Roman" w:hAnsi="Times New Roman" w:cs="Times New Roman"/>
              <w:sz w:val="24"/>
              <w:szCs w:val="24"/>
            </w:rPr>
          </w:rPrChange>
        </w:rPr>
        <w:t>AIC</w:t>
      </w:r>
      <w:r w:rsidRPr="00037D28">
        <w:rPr>
          <w:rFonts w:ascii="Times New Roman" w:eastAsia="Times New Roman" w:hAnsi="Times New Roman" w:cs="Times New Roman"/>
          <w:sz w:val="24"/>
          <w:szCs w:val="24"/>
          <w:highlight w:val="cyan"/>
          <w:vertAlign w:val="subscript"/>
          <w:rPrChange w:id="284" w:author="Joey Bernhardt" w:date="2016-01-19T10:30:00Z">
            <w:rPr>
              <w:rFonts w:ascii="Times New Roman" w:eastAsia="Times New Roman" w:hAnsi="Times New Roman" w:cs="Times New Roman"/>
              <w:sz w:val="24"/>
              <w:szCs w:val="24"/>
              <w:vertAlign w:val="subscript"/>
            </w:rPr>
          </w:rPrChange>
        </w:rPr>
        <w:t>i</w:t>
      </w:r>
      <w:proofErr w:type="spellEnd"/>
      <w:r w:rsidRPr="00037D28">
        <w:rPr>
          <w:rFonts w:ascii="Times New Roman" w:eastAsia="Arial Unicode MS" w:hAnsi="Times New Roman" w:cs="Times New Roman"/>
          <w:sz w:val="24"/>
          <w:szCs w:val="24"/>
          <w:highlight w:val="cyan"/>
          <w:rPrChange w:id="285" w:author="Joey Bernhardt" w:date="2016-01-19T10:30:00Z">
            <w:rPr>
              <w:rFonts w:ascii="Arial Unicode MS" w:eastAsia="Arial Unicode MS" w:hAnsi="Arial Unicode MS" w:cs="Arial Unicode MS"/>
              <w:sz w:val="24"/>
              <w:szCs w:val="24"/>
            </w:rPr>
          </w:rPrChange>
        </w:rPr>
        <w:t xml:space="preserve"> − </w:t>
      </w:r>
      <w:proofErr w:type="spellStart"/>
      <w:r w:rsidRPr="00037D28">
        <w:rPr>
          <w:rFonts w:ascii="Times New Roman" w:eastAsia="Arial Unicode MS" w:hAnsi="Times New Roman" w:cs="Times New Roman"/>
          <w:sz w:val="24"/>
          <w:szCs w:val="24"/>
          <w:highlight w:val="cyan"/>
          <w:rPrChange w:id="286" w:author="Joey Bernhardt" w:date="2016-01-19T10:30:00Z">
            <w:rPr>
              <w:rFonts w:ascii="Arial Unicode MS" w:eastAsia="Arial Unicode MS" w:hAnsi="Arial Unicode MS" w:cs="Arial Unicode MS"/>
              <w:sz w:val="24"/>
              <w:szCs w:val="24"/>
            </w:rPr>
          </w:rPrChange>
        </w:rPr>
        <w:t>AIC</w:t>
      </w:r>
      <w:r w:rsidRPr="00037D28">
        <w:rPr>
          <w:rFonts w:ascii="Times New Roman" w:eastAsia="Times New Roman" w:hAnsi="Times New Roman" w:cs="Times New Roman"/>
          <w:sz w:val="24"/>
          <w:szCs w:val="24"/>
          <w:highlight w:val="cyan"/>
          <w:vertAlign w:val="subscript"/>
          <w:rPrChange w:id="287" w:author="Joey Bernhardt" w:date="2016-01-19T10:30:00Z">
            <w:rPr>
              <w:rFonts w:ascii="Times New Roman" w:eastAsia="Times New Roman" w:hAnsi="Times New Roman" w:cs="Times New Roman"/>
              <w:sz w:val="24"/>
              <w:szCs w:val="24"/>
              <w:vertAlign w:val="subscript"/>
            </w:rPr>
          </w:rPrChange>
        </w:rPr>
        <w:t>min</w:t>
      </w:r>
      <w:proofErr w:type="spellEnd"/>
      <w:r w:rsidRPr="00037D28">
        <w:rPr>
          <w:rFonts w:ascii="Times New Roman" w:eastAsia="Cardo" w:hAnsi="Times New Roman" w:cs="Times New Roman"/>
          <w:sz w:val="24"/>
          <w:szCs w:val="24"/>
          <w:highlight w:val="cyan"/>
          <w:rPrChange w:id="288" w:author="Joey Bernhardt" w:date="2016-01-19T10:30:00Z">
            <w:rPr>
              <w:rFonts w:ascii="Cardo" w:eastAsia="Cardo" w:hAnsi="Cardo" w:cs="Cardo"/>
              <w:sz w:val="24"/>
              <w:szCs w:val="24"/>
            </w:rPr>
          </w:rPrChange>
        </w:rPr>
        <w:t xml:space="preserve">) less than or equal to two ( </w:t>
      </w:r>
      <w:proofErr w:type="spellStart"/>
      <w:r w:rsidRPr="00037D28">
        <w:rPr>
          <w:rFonts w:ascii="Times New Roman" w:eastAsia="Cardo" w:hAnsi="Times New Roman" w:cs="Times New Roman"/>
          <w:sz w:val="24"/>
          <w:szCs w:val="24"/>
          <w:highlight w:val="cyan"/>
          <w:rPrChange w:id="289" w:author="Joey Bernhardt" w:date="2016-01-19T10:30:00Z">
            <w:rPr>
              <w:rFonts w:ascii="Cardo" w:eastAsia="Cardo" w:hAnsi="Cardo" w:cs="Cardo"/>
              <w:sz w:val="24"/>
              <w:szCs w:val="24"/>
            </w:rPr>
          </w:rPrChange>
        </w:rPr>
        <w:t>δaic</w:t>
      </w:r>
      <w:proofErr w:type="spellEnd"/>
      <w:r w:rsidRPr="00037D28">
        <w:rPr>
          <w:rFonts w:ascii="Times New Roman" w:eastAsia="Cardo" w:hAnsi="Times New Roman" w:cs="Times New Roman"/>
          <w:sz w:val="24"/>
          <w:szCs w:val="24"/>
          <w:highlight w:val="cyan"/>
          <w:rPrChange w:id="290" w:author="Joey Bernhardt" w:date="2016-01-19T10:30:00Z">
            <w:rPr>
              <w:rFonts w:ascii="Cardo" w:eastAsia="Cardo" w:hAnsi="Cardo" w:cs="Cardo"/>
              <w:sz w:val="24"/>
              <w:szCs w:val="24"/>
            </w:rPr>
          </w:rPrChange>
        </w:rPr>
        <w:t xml:space="preserve"> ≤ 2).</w:t>
      </w:r>
      <w:commentRangeEnd w:id="275"/>
      <w:r w:rsidRPr="00037D28">
        <w:rPr>
          <w:rFonts w:ascii="Times New Roman" w:hAnsi="Times New Roman" w:cs="Times New Roman"/>
          <w:sz w:val="24"/>
          <w:szCs w:val="24"/>
          <w:highlight w:val="cyan"/>
          <w:rPrChange w:id="291" w:author="Joey Bernhardt" w:date="2016-01-19T10:30:00Z">
            <w:rPr/>
          </w:rPrChange>
        </w:rPr>
        <w:commentReference w:id="275"/>
      </w:r>
      <w:commentRangeEnd w:id="276"/>
      <w:r w:rsidRPr="00037D28">
        <w:rPr>
          <w:rFonts w:ascii="Times New Roman" w:hAnsi="Times New Roman" w:cs="Times New Roman"/>
          <w:sz w:val="24"/>
          <w:szCs w:val="24"/>
          <w:highlight w:val="cyan"/>
          <w:rPrChange w:id="292" w:author="Joey Bernhardt" w:date="2016-01-19T10:30:00Z">
            <w:rPr/>
          </w:rPrChange>
        </w:rPr>
        <w:commentReference w:id="276"/>
      </w:r>
      <w:r w:rsidRPr="00037D28">
        <w:rPr>
          <w:rFonts w:ascii="Times New Roman" w:eastAsia="Times New Roman" w:hAnsi="Times New Roman" w:cs="Times New Roman"/>
          <w:sz w:val="24"/>
          <w:szCs w:val="24"/>
          <w:highlight w:val="cyan"/>
          <w:rPrChange w:id="293" w:author="Joey Bernhardt" w:date="2016-01-19T10:30:00Z">
            <w:rPr>
              <w:rFonts w:ascii="Times New Roman" w:eastAsia="Times New Roman" w:hAnsi="Times New Roman" w:cs="Times New Roman"/>
              <w:sz w:val="24"/>
              <w:szCs w:val="24"/>
            </w:rPr>
          </w:rPrChange>
        </w:rPr>
        <w:t xml:space="preserve"> In cases where we could not obtain measurements of all traits for all species, we performed model selection on reduced datasets without missing values (Appendix A). To account for model uncertainty, we performed model averaging of coefficients in all models with </w:t>
      </w:r>
      <w:proofErr w:type="spellStart"/>
      <w:r w:rsidRPr="00037D28">
        <w:rPr>
          <w:rFonts w:ascii="Times New Roman" w:eastAsia="Times New Roman" w:hAnsi="Times New Roman" w:cs="Times New Roman"/>
          <w:sz w:val="24"/>
          <w:szCs w:val="24"/>
          <w:highlight w:val="cyan"/>
          <w:rPrChange w:id="294" w:author="Joey Bernhardt" w:date="2016-01-19T10:30:00Z">
            <w:rPr>
              <w:rFonts w:ascii="Times New Roman" w:eastAsia="Times New Roman" w:hAnsi="Times New Roman" w:cs="Times New Roman"/>
              <w:sz w:val="24"/>
              <w:szCs w:val="24"/>
            </w:rPr>
          </w:rPrChange>
        </w:rPr>
        <w:t>δaic</w:t>
      </w:r>
      <w:proofErr w:type="spellEnd"/>
      <w:r w:rsidRPr="00037D28">
        <w:rPr>
          <w:rFonts w:ascii="Times New Roman" w:eastAsia="Times New Roman" w:hAnsi="Times New Roman" w:cs="Times New Roman"/>
          <w:sz w:val="24"/>
          <w:szCs w:val="24"/>
          <w:highlight w:val="cyan"/>
          <w:rPrChange w:id="295" w:author="Joey Bernhardt" w:date="2016-01-19T10:30:00Z">
            <w:rPr>
              <w:rFonts w:ascii="Times New Roman" w:eastAsia="Times New Roman" w:hAnsi="Times New Roman" w:cs="Times New Roman"/>
              <w:sz w:val="24"/>
              <w:szCs w:val="24"/>
            </w:rPr>
          </w:rPrChange>
        </w:rPr>
        <w:t xml:space="preserve"> &lt; 2, and included zeros as coefficients when variables did not enter a particular model (Burnham and Anderson 2002). We conducted all our analyses in R version 3.1.2 (R Core Development 2014) using the </w:t>
      </w:r>
      <w:proofErr w:type="spellStart"/>
      <w:r w:rsidRPr="00037D28">
        <w:rPr>
          <w:rFonts w:ascii="Times New Roman" w:eastAsia="Times New Roman" w:hAnsi="Times New Roman" w:cs="Times New Roman"/>
          <w:sz w:val="24"/>
          <w:szCs w:val="24"/>
          <w:highlight w:val="cyan"/>
          <w:rPrChange w:id="296" w:author="Joey Bernhardt" w:date="2016-01-19T10:30:00Z">
            <w:rPr>
              <w:rFonts w:ascii="Times New Roman" w:eastAsia="Times New Roman" w:hAnsi="Times New Roman" w:cs="Times New Roman"/>
              <w:sz w:val="24"/>
              <w:szCs w:val="24"/>
            </w:rPr>
          </w:rPrChange>
        </w:rPr>
        <w:t>MuMIn</w:t>
      </w:r>
      <w:proofErr w:type="spellEnd"/>
      <w:r w:rsidRPr="00037D28">
        <w:rPr>
          <w:rFonts w:ascii="Times New Roman" w:eastAsia="Times New Roman" w:hAnsi="Times New Roman" w:cs="Times New Roman"/>
          <w:sz w:val="24"/>
          <w:szCs w:val="24"/>
          <w:highlight w:val="cyan"/>
          <w:rPrChange w:id="297" w:author="Joey Bernhardt" w:date="2016-01-19T10:30:00Z">
            <w:rPr>
              <w:rFonts w:ascii="Times New Roman" w:eastAsia="Times New Roman" w:hAnsi="Times New Roman" w:cs="Times New Roman"/>
              <w:sz w:val="24"/>
              <w:szCs w:val="24"/>
            </w:rPr>
          </w:rPrChange>
        </w:rPr>
        <w:t xml:space="preserve"> package (</w:t>
      </w:r>
      <w:r w:rsidR="00445BB7" w:rsidRPr="00037D28">
        <w:rPr>
          <w:rFonts w:ascii="Times New Roman" w:hAnsi="Times New Roman" w:cs="Times New Roman"/>
          <w:sz w:val="24"/>
          <w:szCs w:val="24"/>
          <w:highlight w:val="cyan"/>
          <w:rPrChange w:id="298" w:author="Joey Bernhardt" w:date="2016-01-19T10:30:00Z">
            <w:rPr>
              <w:rFonts w:ascii="Times New Roman" w:eastAsia="Times New Roman" w:hAnsi="Times New Roman" w:cs="Times New Roman"/>
              <w:color w:val="1155CC"/>
              <w:sz w:val="24"/>
              <w:szCs w:val="24"/>
              <w:u w:val="single"/>
            </w:rPr>
          </w:rPrChange>
        </w:rPr>
        <w:fldChar w:fldCharType="begin"/>
      </w:r>
      <w:r w:rsidR="00445BB7" w:rsidRPr="00037D28">
        <w:rPr>
          <w:rFonts w:ascii="Times New Roman" w:hAnsi="Times New Roman" w:cs="Times New Roman"/>
          <w:sz w:val="24"/>
          <w:szCs w:val="24"/>
          <w:highlight w:val="cyan"/>
          <w:rPrChange w:id="299" w:author="Joey Bernhardt" w:date="2016-01-19T10:30:00Z">
            <w:rPr/>
          </w:rPrChange>
        </w:rPr>
        <w:instrText xml:space="preserve"> HYPERLINK "http://r-forge.r-project.org/projects/mumin/" \h </w:instrText>
      </w:r>
      <w:r w:rsidR="00445BB7" w:rsidRPr="00037D28">
        <w:rPr>
          <w:rFonts w:ascii="Times New Roman" w:hAnsi="Times New Roman" w:cs="Times New Roman"/>
          <w:sz w:val="24"/>
          <w:szCs w:val="24"/>
          <w:highlight w:val="cyan"/>
          <w:rPrChange w:id="300" w:author="Joey Bernhardt" w:date="2016-01-19T10:30:00Z">
            <w:rPr>
              <w:rFonts w:ascii="Times New Roman" w:eastAsia="Times New Roman" w:hAnsi="Times New Roman" w:cs="Times New Roman"/>
              <w:color w:val="1155CC"/>
              <w:sz w:val="24"/>
              <w:szCs w:val="24"/>
              <w:u w:val="single"/>
            </w:rPr>
          </w:rPrChange>
        </w:rPr>
        <w:fldChar w:fldCharType="separate"/>
      </w:r>
      <w:r w:rsidRPr="00037D28">
        <w:rPr>
          <w:rFonts w:ascii="Times New Roman" w:eastAsia="Times New Roman" w:hAnsi="Times New Roman" w:cs="Times New Roman"/>
          <w:color w:val="1155CC"/>
          <w:sz w:val="24"/>
          <w:szCs w:val="24"/>
          <w:highlight w:val="cyan"/>
          <w:u w:val="single"/>
          <w:rPrChange w:id="301" w:author="Joey Bernhardt" w:date="2016-01-19T10:30:00Z">
            <w:rPr>
              <w:rFonts w:ascii="Times New Roman" w:eastAsia="Times New Roman" w:hAnsi="Times New Roman" w:cs="Times New Roman"/>
              <w:color w:val="1155CC"/>
              <w:sz w:val="24"/>
              <w:szCs w:val="24"/>
              <w:u w:val="single"/>
            </w:rPr>
          </w:rPrChange>
        </w:rPr>
        <w:t>http://r-forge.r-project.org/projects/mumin/</w:t>
      </w:r>
      <w:r w:rsidR="00445BB7" w:rsidRPr="00037D28">
        <w:rPr>
          <w:rFonts w:ascii="Times New Roman" w:eastAsia="Times New Roman" w:hAnsi="Times New Roman" w:cs="Times New Roman"/>
          <w:color w:val="1155CC"/>
          <w:sz w:val="24"/>
          <w:szCs w:val="24"/>
          <w:highlight w:val="cyan"/>
          <w:u w:val="single"/>
          <w:rPrChange w:id="302" w:author="Joey Bernhardt" w:date="2016-01-19T10:30:00Z">
            <w:rPr>
              <w:rFonts w:ascii="Times New Roman" w:eastAsia="Times New Roman" w:hAnsi="Times New Roman" w:cs="Times New Roman"/>
              <w:color w:val="1155CC"/>
              <w:sz w:val="24"/>
              <w:szCs w:val="24"/>
              <w:u w:val="single"/>
            </w:rPr>
          </w:rPrChange>
        </w:rPr>
        <w:fldChar w:fldCharType="end"/>
      </w:r>
      <w:r w:rsidRPr="00037D28">
        <w:rPr>
          <w:rFonts w:ascii="Times New Roman" w:eastAsia="Times New Roman" w:hAnsi="Times New Roman" w:cs="Times New Roman"/>
          <w:sz w:val="24"/>
          <w:szCs w:val="24"/>
          <w:highlight w:val="cyan"/>
          <w:rPrChange w:id="303" w:author="Joey Bernhardt" w:date="2016-01-19T10:30:00Z">
            <w:rPr>
              <w:rFonts w:ascii="Times New Roman" w:eastAsia="Times New Roman" w:hAnsi="Times New Roman" w:cs="Times New Roman"/>
              <w:sz w:val="24"/>
              <w:szCs w:val="24"/>
            </w:rPr>
          </w:rPrChange>
        </w:rPr>
        <w:t>).</w:t>
      </w:r>
    </w:p>
    <w:p w14:paraId="6615BB7E" w14:textId="77777777" w:rsidR="00595F3D" w:rsidRPr="00037D28" w:rsidRDefault="00595F3D">
      <w:pPr>
        <w:pStyle w:val="normal0"/>
        <w:spacing w:line="360" w:lineRule="auto"/>
        <w:rPr>
          <w:rFonts w:ascii="Times New Roman" w:hAnsi="Times New Roman" w:cs="Times New Roman"/>
          <w:sz w:val="24"/>
          <w:szCs w:val="24"/>
          <w:highlight w:val="cyan"/>
          <w:rPrChange w:id="304" w:author="Joey Bernhardt" w:date="2016-01-19T10:30:00Z">
            <w:rPr/>
          </w:rPrChange>
        </w:rPr>
      </w:pPr>
    </w:p>
    <w:p w14:paraId="6AC6B6D3" w14:textId="77777777" w:rsidR="00595F3D" w:rsidRPr="00DC1B3B" w:rsidRDefault="00595F3D">
      <w:pPr>
        <w:pStyle w:val="normal0"/>
        <w:spacing w:line="360" w:lineRule="auto"/>
        <w:rPr>
          <w:rFonts w:ascii="Times New Roman" w:hAnsi="Times New Roman" w:cs="Times New Roman"/>
          <w:sz w:val="24"/>
          <w:szCs w:val="24"/>
          <w:rPrChange w:id="305" w:author="Joey Bernhardt" w:date="2015-12-18T16:08:00Z">
            <w:rPr/>
          </w:rPrChange>
        </w:rPr>
      </w:pPr>
      <w:r w:rsidRPr="00037D28">
        <w:rPr>
          <w:rFonts w:ascii="Times New Roman" w:eastAsia="Times New Roman" w:hAnsi="Times New Roman" w:cs="Times New Roman"/>
          <w:sz w:val="24"/>
          <w:szCs w:val="24"/>
          <w:highlight w:val="cyan"/>
          <w:rPrChange w:id="306" w:author="Joey Bernhardt" w:date="2016-01-19T10:30:00Z">
            <w:rPr>
              <w:rFonts w:ascii="Times New Roman" w:eastAsia="Times New Roman" w:hAnsi="Times New Roman" w:cs="Times New Roman"/>
              <w:sz w:val="24"/>
              <w:szCs w:val="24"/>
              <w:highlight w:val="yellow"/>
            </w:rPr>
          </w:rPrChange>
        </w:rPr>
        <w:t>-</w:t>
      </w:r>
      <w:proofErr w:type="gramStart"/>
      <w:r w:rsidRPr="00037D28">
        <w:rPr>
          <w:rFonts w:ascii="Times New Roman" w:eastAsia="Times New Roman" w:hAnsi="Times New Roman" w:cs="Times New Roman"/>
          <w:sz w:val="24"/>
          <w:szCs w:val="24"/>
          <w:highlight w:val="cyan"/>
          <w:rPrChange w:id="307" w:author="Joey Bernhardt" w:date="2016-01-19T10:30:00Z">
            <w:rPr>
              <w:rFonts w:ascii="Times New Roman" w:eastAsia="Times New Roman" w:hAnsi="Times New Roman" w:cs="Times New Roman"/>
              <w:sz w:val="24"/>
              <w:szCs w:val="24"/>
              <w:highlight w:val="yellow"/>
            </w:rPr>
          </w:rPrChange>
        </w:rPr>
        <w:t>somewhere</w:t>
      </w:r>
      <w:proofErr w:type="gramEnd"/>
      <w:r w:rsidRPr="00037D28">
        <w:rPr>
          <w:rFonts w:ascii="Times New Roman" w:eastAsia="Times New Roman" w:hAnsi="Times New Roman" w:cs="Times New Roman"/>
          <w:sz w:val="24"/>
          <w:szCs w:val="24"/>
          <w:highlight w:val="cyan"/>
          <w:rPrChange w:id="308" w:author="Joey Bernhardt" w:date="2016-01-19T10:30:00Z">
            <w:rPr>
              <w:rFonts w:ascii="Times New Roman" w:eastAsia="Times New Roman" w:hAnsi="Times New Roman" w:cs="Times New Roman"/>
              <w:sz w:val="24"/>
              <w:szCs w:val="24"/>
              <w:highlight w:val="yellow"/>
            </w:rPr>
          </w:rPrChange>
        </w:rPr>
        <w:t xml:space="preserve"> here, need to address multi-</w:t>
      </w:r>
      <w:proofErr w:type="spellStart"/>
      <w:r w:rsidRPr="00037D28">
        <w:rPr>
          <w:rFonts w:ascii="Times New Roman" w:eastAsia="Times New Roman" w:hAnsi="Times New Roman" w:cs="Times New Roman"/>
          <w:sz w:val="24"/>
          <w:szCs w:val="24"/>
          <w:highlight w:val="cyan"/>
          <w:rPrChange w:id="309" w:author="Joey Bernhardt" w:date="2016-01-19T10:30:00Z">
            <w:rPr>
              <w:rFonts w:ascii="Times New Roman" w:eastAsia="Times New Roman" w:hAnsi="Times New Roman" w:cs="Times New Roman"/>
              <w:sz w:val="24"/>
              <w:szCs w:val="24"/>
              <w:highlight w:val="yellow"/>
            </w:rPr>
          </w:rPrChange>
        </w:rPr>
        <w:t>collinearity</w:t>
      </w:r>
      <w:proofErr w:type="spellEnd"/>
      <w:r w:rsidRPr="00037D28">
        <w:rPr>
          <w:rFonts w:ascii="Times New Roman" w:eastAsia="Times New Roman" w:hAnsi="Times New Roman" w:cs="Times New Roman"/>
          <w:sz w:val="24"/>
          <w:szCs w:val="24"/>
          <w:highlight w:val="cyan"/>
          <w:rPrChange w:id="310" w:author="Joey Bernhardt" w:date="2016-01-19T10:30:00Z">
            <w:rPr>
              <w:rFonts w:ascii="Times New Roman" w:eastAsia="Times New Roman" w:hAnsi="Times New Roman" w:cs="Times New Roman"/>
              <w:sz w:val="24"/>
              <w:szCs w:val="24"/>
              <w:highlight w:val="yellow"/>
            </w:rPr>
          </w:rPrChange>
        </w:rPr>
        <w:t xml:space="preserve"> of predictor variables etc.</w:t>
      </w:r>
    </w:p>
    <w:p w14:paraId="62336B1F" w14:textId="77777777" w:rsidR="00595F3D" w:rsidRPr="00DC1B3B" w:rsidRDefault="00595F3D">
      <w:pPr>
        <w:spacing w:line="360" w:lineRule="auto"/>
        <w:rPr>
          <w:rFonts w:ascii="Times New Roman" w:hAnsi="Times New Roman" w:cs="Times New Roman"/>
          <w:b/>
        </w:rPr>
        <w:pPrChange w:id="311" w:author="Joey Bernhardt" w:date="2015-12-18T16:24:00Z">
          <w:pPr/>
        </w:pPrChange>
      </w:pPr>
    </w:p>
    <w:p w14:paraId="1083C76F" w14:textId="2E2F1CAF" w:rsidR="00A463B7" w:rsidRPr="00DC1B3B" w:rsidRDefault="00595F3D">
      <w:pPr>
        <w:spacing w:line="360" w:lineRule="auto"/>
        <w:rPr>
          <w:rFonts w:ascii="Times New Roman" w:hAnsi="Times New Roman" w:cs="Times New Roman"/>
          <w:b/>
        </w:rPr>
        <w:pPrChange w:id="312" w:author="Joey Bernhardt" w:date="2015-12-18T16:24:00Z">
          <w:pPr/>
        </w:pPrChange>
      </w:pPr>
      <w:r w:rsidRPr="00DC1B3B">
        <w:rPr>
          <w:rFonts w:ascii="Times New Roman" w:hAnsi="Times New Roman" w:cs="Times New Roman"/>
          <w:b/>
        </w:rPr>
        <w:t>Results:</w:t>
      </w:r>
    </w:p>
    <w:p w14:paraId="1361E8DD" w14:textId="77777777" w:rsidR="00595F3D" w:rsidRPr="00DC1B3B" w:rsidRDefault="00595F3D">
      <w:pPr>
        <w:spacing w:line="360" w:lineRule="auto"/>
        <w:rPr>
          <w:rFonts w:ascii="Times New Roman" w:hAnsi="Times New Roman" w:cs="Times New Roman"/>
          <w:b/>
        </w:rPr>
        <w:pPrChange w:id="313" w:author="Joey Bernhardt" w:date="2015-12-18T16:24:00Z">
          <w:pPr/>
        </w:pPrChange>
      </w:pPr>
    </w:p>
    <w:p w14:paraId="541D0AF3" w14:textId="2B4B5700" w:rsidR="002E2FBB" w:rsidRPr="00DC1B3B" w:rsidRDefault="001149D6">
      <w:pPr>
        <w:spacing w:line="360" w:lineRule="auto"/>
        <w:rPr>
          <w:rFonts w:ascii="Times New Roman" w:hAnsi="Times New Roman" w:cs="Times New Roman"/>
          <w:b/>
        </w:rPr>
        <w:pPrChange w:id="314" w:author="Joey Bernhardt" w:date="2015-12-18T16:24:00Z">
          <w:pPr/>
        </w:pPrChange>
      </w:pPr>
      <w:r w:rsidRPr="00DC1B3B">
        <w:rPr>
          <w:rFonts w:ascii="Times New Roman" w:hAnsi="Times New Roman" w:cs="Times New Roman"/>
          <w:b/>
        </w:rPr>
        <w:t>Main messages:</w:t>
      </w:r>
    </w:p>
    <w:p w14:paraId="5940F030" w14:textId="77777777" w:rsidR="001149D6" w:rsidRPr="00DC1B3B" w:rsidRDefault="001149D6">
      <w:pPr>
        <w:spacing w:line="360" w:lineRule="auto"/>
        <w:rPr>
          <w:rFonts w:ascii="Times New Roman" w:hAnsi="Times New Roman" w:cs="Times New Roman"/>
          <w:b/>
        </w:rPr>
        <w:pPrChange w:id="315" w:author="Joey Bernhardt" w:date="2015-12-18T16:24:00Z">
          <w:pPr/>
        </w:pPrChange>
      </w:pPr>
    </w:p>
    <w:p w14:paraId="750A89DB" w14:textId="7EAF69C1" w:rsidR="001149D6" w:rsidRPr="00A9503E" w:rsidRDefault="00A9503E">
      <w:pPr>
        <w:spacing w:line="360" w:lineRule="auto"/>
        <w:rPr>
          <w:ins w:id="316" w:author="Joey Bernhardt" w:date="2015-12-18T17:38:00Z"/>
          <w:rFonts w:ascii="Times New Roman" w:hAnsi="Times New Roman" w:cs="Times New Roman"/>
          <w:b/>
          <w:rPrChange w:id="317" w:author="Joey Bernhardt" w:date="2016-01-05T12:49:00Z">
            <w:rPr>
              <w:ins w:id="318" w:author="Joey Bernhardt" w:date="2015-12-18T17:38:00Z"/>
            </w:rPr>
          </w:rPrChange>
        </w:rPr>
        <w:pPrChange w:id="319" w:author="Joey Bernhardt" w:date="2016-01-05T12:49:00Z">
          <w:pPr>
            <w:pStyle w:val="ListParagraph"/>
            <w:numPr>
              <w:numId w:val="2"/>
            </w:numPr>
            <w:ind w:hanging="360"/>
          </w:pPr>
        </w:pPrChange>
      </w:pPr>
      <w:ins w:id="320" w:author="Joey Bernhardt" w:date="2016-01-05T12:49:00Z">
        <w:r>
          <w:rPr>
            <w:rFonts w:ascii="Times New Roman" w:hAnsi="Times New Roman" w:cs="Times New Roman"/>
            <w:b/>
          </w:rPr>
          <w:t xml:space="preserve">Result 1. </w:t>
        </w:r>
      </w:ins>
      <w:r w:rsidR="001149D6" w:rsidRPr="00A9503E">
        <w:rPr>
          <w:rFonts w:ascii="Times New Roman" w:hAnsi="Times New Roman" w:cs="Times New Roman"/>
          <w:b/>
          <w:rPrChange w:id="321" w:author="Joey Bernhardt" w:date="2016-01-05T12:49:00Z">
            <w:rPr/>
          </w:rPrChange>
        </w:rPr>
        <w:t>There is considerable variability in nutritional profile among aquatic taxa</w:t>
      </w:r>
      <w:ins w:id="322" w:author="Joey Bernhardt" w:date="2015-12-18T17:41:00Z">
        <w:r w:rsidR="00700CED" w:rsidRPr="00A9503E">
          <w:rPr>
            <w:rFonts w:ascii="Times New Roman" w:hAnsi="Times New Roman" w:cs="Times New Roman"/>
            <w:b/>
            <w:rPrChange w:id="323" w:author="Joey Bernhardt" w:date="2016-01-05T12:49:00Z">
              <w:rPr/>
            </w:rPrChange>
          </w:rPr>
          <w:t xml:space="preserve"> (fig 1)</w:t>
        </w:r>
      </w:ins>
      <w:r w:rsidR="001149D6" w:rsidRPr="00A9503E">
        <w:rPr>
          <w:rFonts w:ascii="Times New Roman" w:hAnsi="Times New Roman" w:cs="Times New Roman"/>
          <w:b/>
          <w:rPrChange w:id="324" w:author="Joey Bernhardt" w:date="2016-01-05T12:49:00Z">
            <w:rPr/>
          </w:rPrChange>
        </w:rPr>
        <w:t>.</w:t>
      </w:r>
    </w:p>
    <w:p w14:paraId="1C5AC538" w14:textId="3408EFA6" w:rsidR="00313B44" w:rsidRDefault="00700CED">
      <w:pPr>
        <w:spacing w:line="360" w:lineRule="auto"/>
        <w:rPr>
          <w:ins w:id="325" w:author="Joey Bernhardt" w:date="2015-12-18T17:46:00Z"/>
          <w:rFonts w:ascii="Times New Roman" w:hAnsi="Times New Roman" w:cs="Times New Roman"/>
        </w:rPr>
        <w:pPrChange w:id="326" w:author="Joey Bernhardt" w:date="2015-12-18T17:38:00Z">
          <w:pPr>
            <w:pStyle w:val="ListParagraph"/>
            <w:numPr>
              <w:numId w:val="2"/>
            </w:numPr>
            <w:ind w:hanging="360"/>
          </w:pPr>
        </w:pPrChange>
      </w:pPr>
      <w:ins w:id="327" w:author="Joey Bernhardt" w:date="2015-12-18T17:41:00Z">
        <w:r>
          <w:rPr>
            <w:rFonts w:ascii="Times New Roman" w:hAnsi="Times New Roman" w:cs="Times New Roman"/>
          </w:rPr>
          <w:t xml:space="preserve">Variability for </w:t>
        </w:r>
      </w:ins>
      <w:ins w:id="328" w:author="Joey Bernhardt" w:date="2015-12-18T17:46:00Z">
        <w:r w:rsidR="00DA5BD0">
          <w:rPr>
            <w:rFonts w:ascii="Times New Roman" w:hAnsi="Times New Roman" w:cs="Times New Roman"/>
          </w:rPr>
          <w:t xml:space="preserve">each nutrient separately: </w:t>
        </w:r>
      </w:ins>
    </w:p>
    <w:p w14:paraId="7A51ED48" w14:textId="58D3FCD3" w:rsidR="00DA5BD0" w:rsidRDefault="00DA5BD0">
      <w:pPr>
        <w:spacing w:line="360" w:lineRule="auto"/>
        <w:rPr>
          <w:ins w:id="329" w:author="Joey Bernhardt" w:date="2015-12-22T14:07:00Z"/>
          <w:rFonts w:ascii="Times New Roman" w:eastAsia="Times New Roman" w:hAnsi="Times New Roman" w:cs="Times New Roman"/>
        </w:rPr>
        <w:pPrChange w:id="330" w:author="Joey Bernhardt" w:date="2015-12-18T17:38:00Z">
          <w:pPr>
            <w:pStyle w:val="ListParagraph"/>
            <w:numPr>
              <w:numId w:val="2"/>
            </w:numPr>
            <w:ind w:hanging="360"/>
          </w:pPr>
        </w:pPrChange>
      </w:pPr>
      <w:ins w:id="331" w:author="Joey Bernhardt" w:date="2015-12-18T17:46:00Z">
        <w:r>
          <w:rPr>
            <w:rFonts w:ascii="Times New Roman" w:eastAsia="Times New Roman" w:hAnsi="Times New Roman" w:cs="Times New Roman"/>
          </w:rPr>
          <w:t>Calcium in the</w:t>
        </w:r>
        <w:r w:rsidR="00F72AE5">
          <w:rPr>
            <w:rFonts w:ascii="Times New Roman" w:eastAsia="Times New Roman" w:hAnsi="Times New Roman" w:cs="Times New Roman"/>
          </w:rPr>
          <w:t xml:space="preserve"> edible portion varied by over 3</w:t>
        </w:r>
        <w:r>
          <w:rPr>
            <w:rFonts w:ascii="Times New Roman" w:eastAsia="Times New Roman" w:hAnsi="Times New Roman" w:cs="Times New Roman"/>
          </w:rPr>
          <w:t xml:space="preserve"> orders o</w:t>
        </w:r>
        <w:r w:rsidR="005F3207">
          <w:rPr>
            <w:rFonts w:ascii="Times New Roman" w:eastAsia="Times New Roman" w:hAnsi="Times New Roman" w:cs="Times New Roman"/>
          </w:rPr>
          <w:t xml:space="preserve">f magnitude in the 99 species </w:t>
        </w:r>
        <w:r w:rsidR="001C71A2">
          <w:rPr>
            <w:rFonts w:ascii="Times New Roman" w:eastAsia="Times New Roman" w:hAnsi="Times New Roman" w:cs="Times New Roman"/>
          </w:rPr>
          <w:t>fo</w:t>
        </w:r>
        <w:r w:rsidR="00C52195">
          <w:rPr>
            <w:rFonts w:ascii="Times New Roman" w:eastAsia="Times New Roman" w:hAnsi="Times New Roman" w:cs="Times New Roman"/>
          </w:rPr>
          <w:t xml:space="preserve">r which we found data, from </w:t>
        </w:r>
      </w:ins>
      <w:ins w:id="332" w:author="Joey Bernhardt" w:date="2015-12-22T14:07:00Z">
        <w:r w:rsidR="00937692">
          <w:rPr>
            <w:rFonts w:ascii="Times New Roman" w:eastAsia="Times New Roman" w:hAnsi="Times New Roman" w:cs="Times New Roman"/>
          </w:rPr>
          <w:t xml:space="preserve">an average of </w:t>
        </w:r>
      </w:ins>
      <w:ins w:id="333" w:author="Joey Bernhardt" w:date="2015-12-18T17:46:00Z">
        <w:r w:rsidR="00C52195">
          <w:rPr>
            <w:rFonts w:ascii="Times New Roman" w:eastAsia="Times New Roman" w:hAnsi="Times New Roman" w:cs="Times New Roman"/>
          </w:rPr>
          <w:t xml:space="preserve">10.78mg/100g in the </w:t>
        </w:r>
      </w:ins>
      <w:ins w:id="334" w:author="Joey Bernhardt" w:date="2015-12-22T14:01:00Z">
        <w:r w:rsidR="00C52195">
          <w:rPr>
            <w:rFonts w:ascii="Times New Roman" w:eastAsia="Times New Roman" w:hAnsi="Times New Roman" w:cs="Times New Roman"/>
          </w:rPr>
          <w:t>cods, hakes and haddocks to</w:t>
        </w:r>
      </w:ins>
      <w:ins w:id="335" w:author="Joey Bernhardt" w:date="2015-12-18T17:46:00Z">
        <w:r>
          <w:rPr>
            <w:rFonts w:ascii="Times New Roman" w:eastAsia="Times New Roman" w:hAnsi="Times New Roman" w:cs="Times New Roman"/>
          </w:rPr>
          <w:t xml:space="preserve"> </w:t>
        </w:r>
      </w:ins>
      <w:ins w:id="336" w:author="Joey Bernhardt" w:date="2015-12-22T14:06:00Z">
        <w:r w:rsidR="00937692">
          <w:rPr>
            <w:rFonts w:ascii="Times New Roman" w:eastAsia="Times New Roman" w:hAnsi="Times New Roman" w:cs="Times New Roman"/>
          </w:rPr>
          <w:t>782.60</w:t>
        </w:r>
      </w:ins>
      <w:ins w:id="337" w:author="Joey Bernhardt" w:date="2015-12-22T13:53:00Z">
        <w:r w:rsidR="00D8506F">
          <w:rPr>
            <w:rFonts w:ascii="Times New Roman" w:eastAsia="Times New Roman" w:hAnsi="Times New Roman" w:cs="Times New Roman"/>
          </w:rPr>
          <w:t xml:space="preserve"> mg</w:t>
        </w:r>
      </w:ins>
      <w:ins w:id="338" w:author="Joey Bernhardt" w:date="2015-12-18T17:46:00Z">
        <w:r>
          <w:rPr>
            <w:rFonts w:ascii="Times New Roman" w:eastAsia="Times New Roman" w:hAnsi="Times New Roman" w:cs="Times New Roman"/>
          </w:rPr>
          <w:t xml:space="preserve">/100 mg in the </w:t>
        </w:r>
      </w:ins>
      <w:ins w:id="339" w:author="Joey Bernhardt" w:date="2015-12-22T14:06:00Z">
        <w:r w:rsidR="00937692">
          <w:rPr>
            <w:rFonts w:ascii="Times New Roman" w:eastAsia="Times New Roman" w:hAnsi="Times New Roman" w:cs="Times New Roman"/>
          </w:rPr>
          <w:t>abalones, winkles and conchs</w:t>
        </w:r>
      </w:ins>
      <w:ins w:id="340" w:author="Joey Bernhardt" w:date="2015-12-18T17:46:00Z">
        <w:r>
          <w:rPr>
            <w:rFonts w:ascii="Times New Roman" w:eastAsia="Times New Roman" w:hAnsi="Times New Roman" w:cs="Times New Roman"/>
          </w:rPr>
          <w:t xml:space="preserve"> (Figure 1)</w:t>
        </w:r>
      </w:ins>
      <w:ins w:id="341" w:author="Joey Bernhardt" w:date="2015-12-22T14:07:00Z">
        <w:r w:rsidR="00937692">
          <w:rPr>
            <w:rFonts w:ascii="Times New Roman" w:eastAsia="Times New Roman" w:hAnsi="Times New Roman" w:cs="Times New Roman"/>
          </w:rPr>
          <w:t>.</w:t>
        </w:r>
      </w:ins>
    </w:p>
    <w:p w14:paraId="5E9D6FB9" w14:textId="77777777" w:rsidR="00937692" w:rsidRDefault="00937692">
      <w:pPr>
        <w:spacing w:line="360" w:lineRule="auto"/>
        <w:rPr>
          <w:ins w:id="342" w:author="Joey Bernhardt" w:date="2015-12-22T14:07:00Z"/>
          <w:rFonts w:ascii="Times New Roman" w:eastAsia="Times New Roman" w:hAnsi="Times New Roman" w:cs="Times New Roman"/>
        </w:rPr>
        <w:pPrChange w:id="343" w:author="Joey Bernhardt" w:date="2015-12-18T17:38:00Z">
          <w:pPr>
            <w:pStyle w:val="ListParagraph"/>
            <w:numPr>
              <w:numId w:val="2"/>
            </w:numPr>
            <w:ind w:hanging="360"/>
          </w:pPr>
        </w:pPrChange>
      </w:pPr>
    </w:p>
    <w:p w14:paraId="181031AD" w14:textId="6F05212D" w:rsidR="009C348C" w:rsidRDefault="009C348C" w:rsidP="009C348C">
      <w:pPr>
        <w:spacing w:line="360" w:lineRule="auto"/>
        <w:rPr>
          <w:ins w:id="344" w:author="Joey Bernhardt" w:date="2015-12-22T14:15:00Z"/>
          <w:rFonts w:ascii="Times New Roman" w:eastAsia="Times New Roman" w:hAnsi="Times New Roman" w:cs="Times New Roman"/>
        </w:rPr>
      </w:pPr>
      <w:ins w:id="345" w:author="Joey Bernhardt" w:date="2015-12-22T14:14:00Z">
        <w:r>
          <w:rPr>
            <w:rFonts w:ascii="Times New Roman" w:eastAsia="Times New Roman" w:hAnsi="Times New Roman" w:cs="Times New Roman"/>
          </w:rPr>
          <w:t xml:space="preserve">Zinc in the edible portion varied by </w:t>
        </w:r>
      </w:ins>
      <w:ins w:id="346" w:author="Joey Bernhardt" w:date="2015-12-22T14:17:00Z">
        <w:r>
          <w:rPr>
            <w:rFonts w:ascii="Times New Roman" w:eastAsia="Times New Roman" w:hAnsi="Times New Roman" w:cs="Times New Roman"/>
          </w:rPr>
          <w:t>two orders</w:t>
        </w:r>
      </w:ins>
      <w:ins w:id="347" w:author="Joey Bernhardt" w:date="2015-12-22T14:14:00Z">
        <w:r>
          <w:rPr>
            <w:rFonts w:ascii="Times New Roman" w:eastAsia="Times New Roman" w:hAnsi="Times New Roman" w:cs="Times New Roman"/>
          </w:rPr>
          <w:t xml:space="preserve"> of magnitude in the 101 species for which we found data, from an average of 0.36 mg/100g in the cods, hakes and haddocks to </w:t>
        </w:r>
      </w:ins>
      <w:ins w:id="348" w:author="Joey Bernhardt" w:date="2015-12-22T14:15:00Z">
        <w:r>
          <w:rPr>
            <w:rFonts w:ascii="Times New Roman" w:eastAsia="Times New Roman" w:hAnsi="Times New Roman" w:cs="Times New Roman"/>
          </w:rPr>
          <w:t>11.87</w:t>
        </w:r>
      </w:ins>
      <w:ins w:id="349" w:author="Joey Bernhardt" w:date="2015-12-22T14:14:00Z">
        <w:r>
          <w:rPr>
            <w:rFonts w:ascii="Times New Roman" w:eastAsia="Times New Roman" w:hAnsi="Times New Roman" w:cs="Times New Roman"/>
          </w:rPr>
          <w:t xml:space="preserve"> mg/100 mg in the </w:t>
        </w:r>
      </w:ins>
      <w:ins w:id="350" w:author="Joey Bernhardt" w:date="2015-12-22T14:15:00Z">
        <w:r>
          <w:rPr>
            <w:rFonts w:ascii="Times New Roman" w:eastAsia="Times New Roman" w:hAnsi="Times New Roman" w:cs="Times New Roman"/>
          </w:rPr>
          <w:t>oysters</w:t>
        </w:r>
      </w:ins>
      <w:ins w:id="351" w:author="Joey Bernhardt" w:date="2015-12-22T14:14:00Z">
        <w:r>
          <w:rPr>
            <w:rFonts w:ascii="Times New Roman" w:eastAsia="Times New Roman" w:hAnsi="Times New Roman" w:cs="Times New Roman"/>
          </w:rPr>
          <w:t xml:space="preserve"> (Figure 1).</w:t>
        </w:r>
      </w:ins>
    </w:p>
    <w:p w14:paraId="5638C4DD" w14:textId="77777777" w:rsidR="009C348C" w:rsidRDefault="009C348C" w:rsidP="009C348C">
      <w:pPr>
        <w:spacing w:line="360" w:lineRule="auto"/>
        <w:rPr>
          <w:ins w:id="352" w:author="Joey Bernhardt" w:date="2015-12-22T14:15:00Z"/>
          <w:rFonts w:ascii="Times New Roman" w:eastAsia="Times New Roman" w:hAnsi="Times New Roman" w:cs="Times New Roman"/>
        </w:rPr>
      </w:pPr>
    </w:p>
    <w:p w14:paraId="6B6408B3" w14:textId="702A9A48" w:rsidR="009C348C" w:rsidRDefault="009C348C" w:rsidP="009C348C">
      <w:pPr>
        <w:spacing w:line="360" w:lineRule="auto"/>
        <w:rPr>
          <w:ins w:id="353" w:author="Joey Bernhardt" w:date="2015-12-22T14:22:00Z"/>
          <w:rFonts w:ascii="Times New Roman" w:eastAsia="Times New Roman" w:hAnsi="Times New Roman" w:cs="Times New Roman"/>
        </w:rPr>
      </w:pPr>
      <w:ins w:id="354" w:author="Joey Bernhardt" w:date="2015-12-22T14:16:00Z">
        <w:r>
          <w:rPr>
            <w:rFonts w:ascii="Times New Roman" w:eastAsia="Times New Roman" w:hAnsi="Times New Roman" w:cs="Times New Roman"/>
          </w:rPr>
          <w:t xml:space="preserve">Iron in the edible portion varied by </w:t>
        </w:r>
      </w:ins>
      <w:ins w:id="355" w:author="Joey Bernhardt" w:date="2015-12-22T14:17:00Z">
        <w:r>
          <w:rPr>
            <w:rFonts w:ascii="Times New Roman" w:eastAsia="Times New Roman" w:hAnsi="Times New Roman" w:cs="Times New Roman"/>
          </w:rPr>
          <w:t>two orders</w:t>
        </w:r>
      </w:ins>
      <w:ins w:id="356" w:author="Joey Bernhardt" w:date="2015-12-22T14:16:00Z">
        <w:r>
          <w:rPr>
            <w:rFonts w:ascii="Times New Roman" w:eastAsia="Times New Roman" w:hAnsi="Times New Roman" w:cs="Times New Roman"/>
          </w:rPr>
          <w:t xml:space="preserve"> of magnitude in the 238 species for which we found data, from an average of 0.19 mg/100g in the cods, hakes and haddocks to </w:t>
        </w:r>
      </w:ins>
      <w:ins w:id="357" w:author="Joey Bernhardt" w:date="2015-12-22T14:17:00Z">
        <w:r>
          <w:rPr>
            <w:rFonts w:ascii="Times New Roman" w:eastAsia="Times New Roman" w:hAnsi="Times New Roman" w:cs="Times New Roman"/>
          </w:rPr>
          <w:t>20.31</w:t>
        </w:r>
      </w:ins>
      <w:ins w:id="358" w:author="Joey Bernhardt" w:date="2015-12-22T14:16:00Z">
        <w:r>
          <w:rPr>
            <w:rFonts w:ascii="Times New Roman" w:eastAsia="Times New Roman" w:hAnsi="Times New Roman" w:cs="Times New Roman"/>
          </w:rPr>
          <w:t xml:space="preserve"> mg/100 mg in the </w:t>
        </w:r>
      </w:ins>
      <w:ins w:id="359" w:author="Joey Bernhardt" w:date="2015-12-22T14:17:00Z">
        <w:r>
          <w:rPr>
            <w:rFonts w:ascii="Times New Roman" w:eastAsia="Times New Roman" w:hAnsi="Times New Roman" w:cs="Times New Roman"/>
          </w:rPr>
          <w:t>abalones, winkles and conchs</w:t>
        </w:r>
      </w:ins>
      <w:ins w:id="360" w:author="Joey Bernhardt" w:date="2015-12-22T14:16:00Z">
        <w:r>
          <w:rPr>
            <w:rFonts w:ascii="Times New Roman" w:eastAsia="Times New Roman" w:hAnsi="Times New Roman" w:cs="Times New Roman"/>
          </w:rPr>
          <w:t xml:space="preserve"> (Figure 1).</w:t>
        </w:r>
      </w:ins>
    </w:p>
    <w:p w14:paraId="62A40C6A" w14:textId="77777777" w:rsidR="009C348C" w:rsidRDefault="009C348C" w:rsidP="009C348C">
      <w:pPr>
        <w:spacing w:line="360" w:lineRule="auto"/>
        <w:rPr>
          <w:ins w:id="361" w:author="Joey Bernhardt" w:date="2015-12-22T14:22:00Z"/>
          <w:rFonts w:ascii="Times New Roman" w:eastAsia="Times New Roman" w:hAnsi="Times New Roman" w:cs="Times New Roman"/>
        </w:rPr>
      </w:pPr>
    </w:p>
    <w:p w14:paraId="3CB9F8E4" w14:textId="41E4E182" w:rsidR="009C348C" w:rsidRDefault="009C348C" w:rsidP="009C348C">
      <w:pPr>
        <w:spacing w:line="360" w:lineRule="auto"/>
        <w:rPr>
          <w:ins w:id="362" w:author="Joey Bernhardt" w:date="2015-12-22T14:22:00Z"/>
          <w:rFonts w:ascii="Times New Roman" w:eastAsia="Times New Roman" w:hAnsi="Times New Roman" w:cs="Times New Roman"/>
        </w:rPr>
      </w:pPr>
      <w:ins w:id="363" w:author="Joey Bernhardt" w:date="2015-12-22T14:22:00Z">
        <w:r>
          <w:rPr>
            <w:rFonts w:ascii="Times New Roman" w:eastAsia="Times New Roman" w:hAnsi="Times New Roman" w:cs="Times New Roman"/>
          </w:rPr>
          <w:t>EPA in the edible portion varied by a</w:t>
        </w:r>
        <w:r w:rsidR="00F40769">
          <w:rPr>
            <w:rFonts w:ascii="Times New Roman" w:eastAsia="Times New Roman" w:hAnsi="Times New Roman" w:cs="Times New Roman"/>
          </w:rPr>
          <w:t>n order</w:t>
        </w:r>
        <w:r w:rsidR="00012202">
          <w:rPr>
            <w:rFonts w:ascii="Times New Roman" w:eastAsia="Times New Roman" w:hAnsi="Times New Roman" w:cs="Times New Roman"/>
          </w:rPr>
          <w:t xml:space="preserve"> of magnitude in the 238</w:t>
        </w:r>
        <w:r>
          <w:rPr>
            <w:rFonts w:ascii="Times New Roman" w:eastAsia="Times New Roman" w:hAnsi="Times New Roman" w:cs="Times New Roman"/>
          </w:rPr>
          <w:t xml:space="preserve"> species for which we found data, from an average of 0.02 g/100g in the</w:t>
        </w:r>
        <w:r w:rsidR="00012202">
          <w:rPr>
            <w:rFonts w:ascii="Times New Roman" w:eastAsia="Times New Roman" w:hAnsi="Times New Roman" w:cs="Times New Roman"/>
          </w:rPr>
          <w:t xml:space="preserve"> sharks and rays to 0.53 g/100 g in the </w:t>
        </w:r>
      </w:ins>
      <w:ins w:id="364" w:author="Joey Bernhardt" w:date="2015-12-22T14:32:00Z">
        <w:r w:rsidR="00012202">
          <w:rPr>
            <w:rFonts w:ascii="Times New Roman" w:eastAsia="Times New Roman" w:hAnsi="Times New Roman" w:cs="Times New Roman"/>
          </w:rPr>
          <w:t>h</w:t>
        </w:r>
        <w:r w:rsidR="00012202" w:rsidRPr="00012202">
          <w:rPr>
            <w:rFonts w:ascii="Times New Roman" w:eastAsia="Times New Roman" w:hAnsi="Times New Roman" w:cs="Times New Roman"/>
          </w:rPr>
          <w:t>errings, sardines, anchovies</w:t>
        </w:r>
      </w:ins>
      <w:ins w:id="365" w:author="Joey Bernhardt" w:date="2015-12-22T14:22:00Z">
        <w:r>
          <w:rPr>
            <w:rFonts w:ascii="Times New Roman" w:eastAsia="Times New Roman" w:hAnsi="Times New Roman" w:cs="Times New Roman"/>
          </w:rPr>
          <w:t xml:space="preserve"> (Figure 1).</w:t>
        </w:r>
      </w:ins>
    </w:p>
    <w:p w14:paraId="4A7D1C78" w14:textId="77777777" w:rsidR="009C348C" w:rsidRDefault="009C348C" w:rsidP="009C348C">
      <w:pPr>
        <w:spacing w:line="360" w:lineRule="auto"/>
        <w:rPr>
          <w:ins w:id="366" w:author="Joey Bernhardt" w:date="2015-12-22T14:29:00Z"/>
          <w:rFonts w:ascii="Times New Roman" w:eastAsia="Times New Roman" w:hAnsi="Times New Roman" w:cs="Times New Roman"/>
        </w:rPr>
      </w:pPr>
    </w:p>
    <w:p w14:paraId="44769837" w14:textId="668155F5" w:rsidR="00012202" w:rsidRDefault="00012202" w:rsidP="00012202">
      <w:pPr>
        <w:spacing w:line="360" w:lineRule="auto"/>
        <w:rPr>
          <w:ins w:id="367" w:author="Joey Bernhardt" w:date="2015-12-22T14:31:00Z"/>
          <w:rFonts w:ascii="Times New Roman" w:eastAsia="Times New Roman" w:hAnsi="Times New Roman" w:cs="Times New Roman"/>
        </w:rPr>
      </w:pPr>
      <w:ins w:id="368" w:author="Joey Bernhardt" w:date="2015-12-22T14:29:00Z">
        <w:r>
          <w:rPr>
            <w:rFonts w:ascii="Times New Roman" w:eastAsia="Times New Roman" w:hAnsi="Times New Roman" w:cs="Times New Roman"/>
          </w:rPr>
          <w:t>DHA in the ed</w:t>
        </w:r>
        <w:r w:rsidR="00F40769">
          <w:rPr>
            <w:rFonts w:ascii="Times New Roman" w:eastAsia="Times New Roman" w:hAnsi="Times New Roman" w:cs="Times New Roman"/>
          </w:rPr>
          <w:t>ible portion varied by an order</w:t>
        </w:r>
        <w:r>
          <w:rPr>
            <w:rFonts w:ascii="Times New Roman" w:eastAsia="Times New Roman" w:hAnsi="Times New Roman" w:cs="Times New Roman"/>
          </w:rPr>
          <w:t xml:space="preserve"> of magnitude in the 235 species for which we found data, from an average of 0.0</w:t>
        </w:r>
      </w:ins>
      <w:ins w:id="369" w:author="Joey Bernhardt" w:date="2015-12-22T14:30:00Z">
        <w:r>
          <w:rPr>
            <w:rFonts w:ascii="Times New Roman" w:eastAsia="Times New Roman" w:hAnsi="Times New Roman" w:cs="Times New Roman"/>
          </w:rPr>
          <w:t>65</w:t>
        </w:r>
      </w:ins>
      <w:ins w:id="370" w:author="Joey Bernhardt" w:date="2015-12-22T14:29:00Z">
        <w:r>
          <w:rPr>
            <w:rFonts w:ascii="Times New Roman" w:eastAsia="Times New Roman" w:hAnsi="Times New Roman" w:cs="Times New Roman"/>
          </w:rPr>
          <w:t xml:space="preserve"> g/100g in the </w:t>
        </w:r>
      </w:ins>
      <w:ins w:id="371" w:author="Joey Bernhardt" w:date="2015-12-22T14:30:00Z">
        <w:r>
          <w:rPr>
            <w:rFonts w:ascii="Times New Roman" w:eastAsia="Times New Roman" w:hAnsi="Times New Roman" w:cs="Times New Roman"/>
          </w:rPr>
          <w:t xml:space="preserve">shrimps and prawns </w:t>
        </w:r>
      </w:ins>
      <w:ins w:id="372" w:author="Joey Bernhardt" w:date="2015-12-22T14:29:00Z">
        <w:r w:rsidR="00F40769">
          <w:rPr>
            <w:rFonts w:ascii="Times New Roman" w:eastAsia="Times New Roman" w:hAnsi="Times New Roman" w:cs="Times New Roman"/>
          </w:rPr>
          <w:t xml:space="preserve">to 1.28 g/100 </w:t>
        </w:r>
        <w:r>
          <w:rPr>
            <w:rFonts w:ascii="Times New Roman" w:eastAsia="Times New Roman" w:hAnsi="Times New Roman" w:cs="Times New Roman"/>
          </w:rPr>
          <w:t xml:space="preserve">g in the </w:t>
        </w:r>
      </w:ins>
      <w:ins w:id="373" w:author="Joey Bernhardt" w:date="2015-12-22T14:31:00Z">
        <w:r w:rsidRPr="00012202">
          <w:rPr>
            <w:rFonts w:ascii="Times New Roman" w:eastAsia="Times New Roman" w:hAnsi="Times New Roman" w:cs="Times New Roman"/>
          </w:rPr>
          <w:t>Tunas, bonitos, billfishes</w:t>
        </w:r>
      </w:ins>
      <w:ins w:id="374" w:author="Joey Bernhardt" w:date="2015-12-22T14:29:00Z">
        <w:r>
          <w:rPr>
            <w:rFonts w:ascii="Times New Roman" w:eastAsia="Times New Roman" w:hAnsi="Times New Roman" w:cs="Times New Roman"/>
          </w:rPr>
          <w:t xml:space="preserve"> (Figure 1).</w:t>
        </w:r>
      </w:ins>
    </w:p>
    <w:p w14:paraId="5FBC42D7" w14:textId="77777777" w:rsidR="00012202" w:rsidRDefault="00012202" w:rsidP="00012202">
      <w:pPr>
        <w:spacing w:line="360" w:lineRule="auto"/>
        <w:rPr>
          <w:ins w:id="375" w:author="Joey Bernhardt" w:date="2015-12-22T14:31:00Z"/>
          <w:rFonts w:ascii="Times New Roman" w:eastAsia="Times New Roman" w:hAnsi="Times New Roman" w:cs="Times New Roman"/>
        </w:rPr>
      </w:pPr>
    </w:p>
    <w:p w14:paraId="3787DF01" w14:textId="03E4C9FC" w:rsidR="00012202" w:rsidRDefault="00012202" w:rsidP="00012202">
      <w:pPr>
        <w:spacing w:line="360" w:lineRule="auto"/>
        <w:rPr>
          <w:ins w:id="376" w:author="Joey Bernhardt" w:date="2015-12-22T14:34:00Z"/>
          <w:rFonts w:ascii="Times New Roman" w:eastAsia="Times New Roman" w:hAnsi="Times New Roman" w:cs="Times New Roman"/>
        </w:rPr>
      </w:pPr>
      <w:ins w:id="377" w:author="Joey Bernhardt" w:date="2015-12-22T14:29:00Z">
        <w:r>
          <w:rPr>
            <w:rFonts w:ascii="Times New Roman" w:eastAsia="Times New Roman" w:hAnsi="Times New Roman" w:cs="Times New Roman"/>
          </w:rPr>
          <w:t xml:space="preserve">Protein </w:t>
        </w:r>
      </w:ins>
      <w:ins w:id="378" w:author="Joey Bernhardt" w:date="2015-12-22T14:32:00Z">
        <w:r>
          <w:rPr>
            <w:rFonts w:ascii="Times New Roman" w:eastAsia="Times New Roman" w:hAnsi="Times New Roman" w:cs="Times New Roman"/>
          </w:rPr>
          <w:t>in the ed</w:t>
        </w:r>
        <w:r w:rsidR="00F40769">
          <w:rPr>
            <w:rFonts w:ascii="Times New Roman" w:eastAsia="Times New Roman" w:hAnsi="Times New Roman" w:cs="Times New Roman"/>
          </w:rPr>
          <w:t>ible portion varied by an order of magnitude in the 251</w:t>
        </w:r>
        <w:r>
          <w:rPr>
            <w:rFonts w:ascii="Times New Roman" w:eastAsia="Times New Roman" w:hAnsi="Times New Roman" w:cs="Times New Roman"/>
          </w:rPr>
          <w:t xml:space="preserve"> species for which we found data, from an average of </w:t>
        </w:r>
      </w:ins>
      <w:ins w:id="379" w:author="Joey Bernhardt" w:date="2015-12-22T14:34:00Z">
        <w:r w:rsidR="00F40769">
          <w:rPr>
            <w:rFonts w:ascii="Times New Roman" w:eastAsia="Times New Roman" w:hAnsi="Times New Roman" w:cs="Times New Roman"/>
          </w:rPr>
          <w:t>10.68</w:t>
        </w:r>
      </w:ins>
      <w:ins w:id="380" w:author="Joey Bernhardt" w:date="2015-12-22T14:32:00Z">
        <w:r>
          <w:rPr>
            <w:rFonts w:ascii="Times New Roman" w:eastAsia="Times New Roman" w:hAnsi="Times New Roman" w:cs="Times New Roman"/>
          </w:rPr>
          <w:t xml:space="preserve">g/100g in the </w:t>
        </w:r>
      </w:ins>
      <w:ins w:id="381" w:author="Joey Bernhardt" w:date="2015-12-22T14:34:00Z">
        <w:r w:rsidR="00F40769">
          <w:rPr>
            <w:rFonts w:ascii="Times New Roman" w:eastAsia="Times New Roman" w:hAnsi="Times New Roman" w:cs="Times New Roman"/>
          </w:rPr>
          <w:t>c</w:t>
        </w:r>
        <w:r w:rsidR="00F40769" w:rsidRPr="00F40769">
          <w:rPr>
            <w:rFonts w:ascii="Times New Roman" w:eastAsia="Times New Roman" w:hAnsi="Times New Roman" w:cs="Times New Roman"/>
          </w:rPr>
          <w:t xml:space="preserve">lams, cockles, </w:t>
        </w:r>
        <w:proofErr w:type="spellStart"/>
        <w:r w:rsidR="00F40769" w:rsidRPr="00F40769">
          <w:rPr>
            <w:rFonts w:ascii="Times New Roman" w:eastAsia="Times New Roman" w:hAnsi="Times New Roman" w:cs="Times New Roman"/>
          </w:rPr>
          <w:t>arkshells</w:t>
        </w:r>
        <w:proofErr w:type="spellEnd"/>
        <w:r w:rsidR="00F40769">
          <w:rPr>
            <w:rFonts w:ascii="Times New Roman" w:eastAsia="Times New Roman" w:hAnsi="Times New Roman" w:cs="Times New Roman"/>
          </w:rPr>
          <w:t xml:space="preserve"> </w:t>
        </w:r>
      </w:ins>
      <w:ins w:id="382" w:author="Joey Bernhardt" w:date="2015-12-22T14:32:00Z">
        <w:r>
          <w:rPr>
            <w:rFonts w:ascii="Times New Roman" w:eastAsia="Times New Roman" w:hAnsi="Times New Roman" w:cs="Times New Roman"/>
          </w:rPr>
          <w:t xml:space="preserve">to </w:t>
        </w:r>
      </w:ins>
      <w:ins w:id="383" w:author="Joey Bernhardt" w:date="2015-12-22T14:34:00Z">
        <w:r w:rsidR="00F40769">
          <w:rPr>
            <w:rFonts w:ascii="Times New Roman" w:eastAsia="Times New Roman" w:hAnsi="Times New Roman" w:cs="Times New Roman"/>
          </w:rPr>
          <w:t>21.85</w:t>
        </w:r>
      </w:ins>
      <w:ins w:id="384" w:author="Joey Bernhardt" w:date="2015-12-22T14:32:00Z">
        <w:r w:rsidR="00F40769">
          <w:rPr>
            <w:rFonts w:ascii="Times New Roman" w:eastAsia="Times New Roman" w:hAnsi="Times New Roman" w:cs="Times New Roman"/>
          </w:rPr>
          <w:t xml:space="preserve"> g/100 </w:t>
        </w:r>
        <w:r>
          <w:rPr>
            <w:rFonts w:ascii="Times New Roman" w:eastAsia="Times New Roman" w:hAnsi="Times New Roman" w:cs="Times New Roman"/>
          </w:rPr>
          <w:t xml:space="preserve">g in the </w:t>
        </w:r>
        <w:r w:rsidRPr="00012202">
          <w:rPr>
            <w:rFonts w:ascii="Times New Roman" w:eastAsia="Times New Roman" w:hAnsi="Times New Roman" w:cs="Times New Roman"/>
          </w:rPr>
          <w:t>Tunas, bonitos, billfishes</w:t>
        </w:r>
        <w:r>
          <w:rPr>
            <w:rFonts w:ascii="Times New Roman" w:eastAsia="Times New Roman" w:hAnsi="Times New Roman" w:cs="Times New Roman"/>
          </w:rPr>
          <w:t xml:space="preserve"> (Figure 1).</w:t>
        </w:r>
      </w:ins>
    </w:p>
    <w:p w14:paraId="0F2C05B9" w14:textId="77777777" w:rsidR="00F40769" w:rsidRDefault="00F40769" w:rsidP="00012202">
      <w:pPr>
        <w:spacing w:line="360" w:lineRule="auto"/>
        <w:rPr>
          <w:ins w:id="385" w:author="Joey Bernhardt" w:date="2015-12-22T14:34:00Z"/>
          <w:rFonts w:ascii="Times New Roman" w:eastAsia="Times New Roman" w:hAnsi="Times New Roman" w:cs="Times New Roman"/>
        </w:rPr>
      </w:pPr>
    </w:p>
    <w:p w14:paraId="1C479DF3" w14:textId="12B73147" w:rsidR="00F40769" w:rsidRDefault="00F40769" w:rsidP="00F40769">
      <w:pPr>
        <w:spacing w:line="360" w:lineRule="auto"/>
        <w:rPr>
          <w:ins w:id="386" w:author="Joey Bernhardt" w:date="2015-12-22T14:34:00Z"/>
          <w:rFonts w:ascii="Times New Roman" w:eastAsia="Times New Roman" w:hAnsi="Times New Roman" w:cs="Times New Roman"/>
        </w:rPr>
      </w:pPr>
      <w:ins w:id="387" w:author="Joey Bernhardt" w:date="2015-12-22T14:34:00Z">
        <w:r>
          <w:rPr>
            <w:rFonts w:ascii="Times New Roman" w:eastAsia="Times New Roman" w:hAnsi="Times New Roman" w:cs="Times New Roman"/>
          </w:rPr>
          <w:t xml:space="preserve">Fat in the edible portion varied by an order of magnitude in the 277 species for which we found data, from an average of 1.08 g/100g in the </w:t>
        </w:r>
      </w:ins>
      <w:ins w:id="388" w:author="Joey Bernhardt" w:date="2015-12-22T14:36:00Z">
        <w:r>
          <w:rPr>
            <w:rFonts w:ascii="Times New Roman" w:eastAsia="Times New Roman" w:hAnsi="Times New Roman" w:cs="Times New Roman"/>
          </w:rPr>
          <w:t>sharks and rays</w:t>
        </w:r>
      </w:ins>
      <w:ins w:id="389" w:author="Joey Bernhardt" w:date="2015-12-22T14:34:00Z">
        <w:r>
          <w:rPr>
            <w:rFonts w:ascii="Times New Roman" w:eastAsia="Times New Roman" w:hAnsi="Times New Roman" w:cs="Times New Roman"/>
          </w:rPr>
          <w:t xml:space="preserve"> to </w:t>
        </w:r>
      </w:ins>
      <w:ins w:id="390" w:author="Joey Bernhardt" w:date="2015-12-22T14:36:00Z">
        <w:r>
          <w:rPr>
            <w:rFonts w:ascii="Times New Roman" w:eastAsia="Times New Roman" w:hAnsi="Times New Roman" w:cs="Times New Roman"/>
          </w:rPr>
          <w:t>12.74</w:t>
        </w:r>
      </w:ins>
      <w:ins w:id="391" w:author="Joey Bernhardt" w:date="2015-12-22T14:34:00Z">
        <w:r>
          <w:rPr>
            <w:rFonts w:ascii="Times New Roman" w:eastAsia="Times New Roman" w:hAnsi="Times New Roman" w:cs="Times New Roman"/>
          </w:rPr>
          <w:t xml:space="preserve"> g/100 g in the </w:t>
        </w:r>
      </w:ins>
      <w:ins w:id="392" w:author="Joey Bernhardt" w:date="2015-12-22T14:36:00Z">
        <w:r>
          <w:rPr>
            <w:rFonts w:ascii="Times New Roman" w:eastAsia="Times New Roman" w:hAnsi="Times New Roman" w:cs="Times New Roman"/>
          </w:rPr>
          <w:t>shads</w:t>
        </w:r>
      </w:ins>
      <w:ins w:id="393" w:author="Joey Bernhardt" w:date="2015-12-22T14:34:00Z">
        <w:r>
          <w:rPr>
            <w:rFonts w:ascii="Times New Roman" w:eastAsia="Times New Roman" w:hAnsi="Times New Roman" w:cs="Times New Roman"/>
          </w:rPr>
          <w:t xml:space="preserve"> (Figure 1).</w:t>
        </w:r>
      </w:ins>
    </w:p>
    <w:p w14:paraId="025FFC99" w14:textId="05A4C55F" w:rsidR="00313B44" w:rsidDel="00A9503E" w:rsidRDefault="00313B44">
      <w:pPr>
        <w:spacing w:line="360" w:lineRule="auto"/>
        <w:rPr>
          <w:del w:id="394" w:author="Joey Bernhardt" w:date="2015-12-22T14:37:00Z"/>
          <w:rFonts w:ascii="Times New Roman" w:eastAsia="Times New Roman" w:hAnsi="Times New Roman" w:cs="Times New Roman"/>
        </w:rPr>
        <w:pPrChange w:id="395" w:author="Joey Bernhardt" w:date="2015-12-22T14:37:00Z">
          <w:pPr>
            <w:pStyle w:val="ListParagraph"/>
            <w:numPr>
              <w:numId w:val="2"/>
            </w:numPr>
            <w:ind w:hanging="360"/>
          </w:pPr>
        </w:pPrChange>
      </w:pPr>
    </w:p>
    <w:p w14:paraId="1D347D2B" w14:textId="77777777" w:rsidR="00A9503E" w:rsidRPr="00313B44" w:rsidRDefault="00A9503E">
      <w:pPr>
        <w:spacing w:line="360" w:lineRule="auto"/>
        <w:rPr>
          <w:ins w:id="396" w:author="Joey Bernhardt" w:date="2016-01-05T12:47:00Z"/>
          <w:rFonts w:ascii="Times New Roman" w:hAnsi="Times New Roman" w:cs="Times New Roman"/>
          <w:b/>
        </w:rPr>
        <w:pPrChange w:id="397" w:author="Joey Bernhardt" w:date="2015-12-18T17:38:00Z">
          <w:pPr>
            <w:pStyle w:val="ListParagraph"/>
            <w:numPr>
              <w:numId w:val="2"/>
            </w:numPr>
            <w:ind w:hanging="360"/>
          </w:pPr>
        </w:pPrChange>
      </w:pPr>
    </w:p>
    <w:p w14:paraId="515ADDC7" w14:textId="0D075C8F" w:rsidR="00A9503E" w:rsidRPr="00A9503E" w:rsidRDefault="00A9503E">
      <w:pPr>
        <w:spacing w:line="360" w:lineRule="auto"/>
        <w:rPr>
          <w:ins w:id="398" w:author="Joey Bernhardt" w:date="2016-01-05T12:49:00Z"/>
          <w:rFonts w:ascii="Times New Roman" w:hAnsi="Times New Roman" w:cs="Times New Roman"/>
          <w:b/>
          <w:rPrChange w:id="399" w:author="Joey Bernhardt" w:date="2016-01-05T12:50:00Z">
            <w:rPr>
              <w:ins w:id="400" w:author="Joey Bernhardt" w:date="2016-01-05T12:49:00Z"/>
            </w:rPr>
          </w:rPrChange>
        </w:rPr>
        <w:pPrChange w:id="401" w:author="Joey Bernhardt" w:date="2016-01-05T12:50:00Z">
          <w:pPr>
            <w:pStyle w:val="ListParagraph"/>
            <w:numPr>
              <w:numId w:val="6"/>
            </w:numPr>
            <w:spacing w:line="360" w:lineRule="auto"/>
            <w:ind w:hanging="360"/>
          </w:pPr>
        </w:pPrChange>
      </w:pPr>
      <w:ins w:id="402" w:author="Joey Bernhardt" w:date="2016-01-05T12:50:00Z">
        <w:r>
          <w:rPr>
            <w:rFonts w:ascii="Times New Roman" w:hAnsi="Times New Roman" w:cs="Times New Roman"/>
            <w:b/>
          </w:rPr>
          <w:t xml:space="preserve">Result 2. </w:t>
        </w:r>
      </w:ins>
      <w:ins w:id="403" w:author="Joey Bernhardt" w:date="2016-01-05T12:49:00Z">
        <w:r w:rsidRPr="00A9503E">
          <w:rPr>
            <w:rFonts w:ascii="Times New Roman" w:hAnsi="Times New Roman" w:cs="Times New Roman"/>
            <w:b/>
            <w:rPrChange w:id="404" w:author="Joey Bernhardt" w:date="2016-01-05T12:50:00Z">
              <w:rPr/>
            </w:rPrChange>
          </w:rPr>
          <w:t>Few species contain reach DRI targets for multiple nutrients</w:t>
        </w:r>
      </w:ins>
      <w:ins w:id="405" w:author="Joey Bernhardt" w:date="2016-01-05T12:50:00Z">
        <w:r>
          <w:rPr>
            <w:rFonts w:ascii="Times New Roman" w:hAnsi="Times New Roman" w:cs="Times New Roman"/>
            <w:b/>
          </w:rPr>
          <w:t xml:space="preserve"> (fig 2)</w:t>
        </w:r>
      </w:ins>
      <w:ins w:id="406" w:author="Joey Bernhardt" w:date="2016-01-05T12:49:00Z">
        <w:r w:rsidRPr="00A9503E">
          <w:rPr>
            <w:rFonts w:ascii="Times New Roman" w:hAnsi="Times New Roman" w:cs="Times New Roman"/>
            <w:b/>
            <w:rPrChange w:id="407" w:author="Joey Bernhardt" w:date="2016-01-05T12:50:00Z">
              <w:rPr/>
            </w:rPrChange>
          </w:rPr>
          <w:t>.</w:t>
        </w:r>
      </w:ins>
    </w:p>
    <w:p w14:paraId="25FB0744" w14:textId="77777777" w:rsidR="00A9503E" w:rsidRPr="00A9503E" w:rsidRDefault="00A9503E">
      <w:pPr>
        <w:spacing w:line="360" w:lineRule="auto"/>
        <w:rPr>
          <w:ins w:id="408" w:author="Joey Bernhardt" w:date="2016-01-05T12:49:00Z"/>
          <w:rFonts w:ascii="Times New Roman" w:hAnsi="Times New Roman" w:cs="Times New Roman"/>
          <w:rPrChange w:id="409" w:author="Joey Bernhardt" w:date="2016-01-05T12:50:00Z">
            <w:rPr>
              <w:ins w:id="410" w:author="Joey Bernhardt" w:date="2016-01-05T12:49:00Z"/>
            </w:rPr>
          </w:rPrChange>
        </w:rPr>
        <w:pPrChange w:id="411" w:author="Joey Bernhardt" w:date="2016-01-05T12:50:00Z">
          <w:pPr>
            <w:pStyle w:val="ListParagraph"/>
            <w:spacing w:line="360" w:lineRule="auto"/>
          </w:pPr>
        </w:pPrChange>
      </w:pPr>
      <w:ins w:id="412" w:author="Joey Bernhardt" w:date="2016-01-05T12:49:00Z">
        <w:r w:rsidRPr="00A9503E">
          <w:rPr>
            <w:rFonts w:ascii="Times New Roman" w:hAnsi="Times New Roman" w:cs="Times New Roman"/>
            <w:rPrChange w:id="413" w:author="Joey Bernhardt" w:date="2016-01-05T12:50:00Z">
              <w:rPr/>
            </w:rPrChange>
          </w:rPr>
          <w:t xml:space="preserve">For the 25% RDI targets, for the 106 species for which we have data for all 3 minerals, 65 </w:t>
        </w:r>
        <w:proofErr w:type="spellStart"/>
        <w:r w:rsidRPr="00A9503E">
          <w:rPr>
            <w:rFonts w:ascii="Times New Roman" w:hAnsi="Times New Roman" w:cs="Times New Roman"/>
            <w:rPrChange w:id="414" w:author="Joey Bernhardt" w:date="2016-01-05T12:50:00Z">
              <w:rPr/>
            </w:rPrChange>
          </w:rPr>
          <w:t>spp</w:t>
        </w:r>
        <w:proofErr w:type="spellEnd"/>
        <w:r w:rsidRPr="00A9503E">
          <w:rPr>
            <w:rFonts w:ascii="Times New Roman" w:hAnsi="Times New Roman" w:cs="Times New Roman"/>
            <w:rPrChange w:id="415" w:author="Joey Bernhardt" w:date="2016-01-05T12:50:00Z">
              <w:rPr/>
            </w:rPrChange>
          </w:rPr>
          <w:t xml:space="preserve"> reach 0 targets, 30 reach 1 target, 9 reach 2 targets, and 2 reach all 3 targets. In other words, 41 reach 1 or more targets, 39 reach two or more targets and 2 reach all three targets.  </w:t>
        </w:r>
      </w:ins>
    </w:p>
    <w:p w14:paraId="2A528BBA" w14:textId="77777777" w:rsidR="00A9503E" w:rsidRPr="00A9503E" w:rsidRDefault="00A9503E">
      <w:pPr>
        <w:spacing w:line="360" w:lineRule="auto"/>
        <w:rPr>
          <w:ins w:id="416" w:author="Joey Bernhardt" w:date="2016-01-05T12:49:00Z"/>
          <w:rFonts w:ascii="Times New Roman" w:hAnsi="Times New Roman" w:cs="Times New Roman"/>
          <w:rPrChange w:id="417" w:author="Joey Bernhardt" w:date="2016-01-05T12:50:00Z">
            <w:rPr>
              <w:ins w:id="418" w:author="Joey Bernhardt" w:date="2016-01-05T12:49:00Z"/>
            </w:rPr>
          </w:rPrChange>
        </w:rPr>
        <w:pPrChange w:id="419" w:author="Joey Bernhardt" w:date="2016-01-05T12:50:00Z">
          <w:pPr>
            <w:pStyle w:val="ListParagraph"/>
            <w:spacing w:line="360" w:lineRule="auto"/>
          </w:pPr>
        </w:pPrChange>
      </w:pPr>
      <w:ins w:id="420" w:author="Joey Bernhardt" w:date="2016-01-05T12:49:00Z">
        <w:r w:rsidRPr="00A9503E">
          <w:rPr>
            <w:rFonts w:ascii="Times New Roman" w:hAnsi="Times New Roman" w:cs="Times New Roman"/>
            <w:rPrChange w:id="421" w:author="Joey Bernhardt" w:date="2016-01-05T12:50:00Z">
              <w:rPr/>
            </w:rPrChange>
          </w:rPr>
          <w:t>For the 10% RDI targets, 56 reach 0 targets, 9 reach 1 target, 26 reach 2 targets and 15 reach all 3 targets. Or, in other words, 50 reach one or more targets, 41 reach 2 or more targets, and 15 reach all three targets.</w:t>
        </w:r>
      </w:ins>
    </w:p>
    <w:p w14:paraId="6E7686C1" w14:textId="77777777" w:rsidR="00A9503E" w:rsidRDefault="00A9503E" w:rsidP="00A9503E">
      <w:pPr>
        <w:spacing w:line="360" w:lineRule="auto"/>
        <w:rPr>
          <w:ins w:id="422" w:author="Joey Bernhardt" w:date="2016-01-05T12:51:00Z"/>
          <w:rFonts w:ascii="Times New Roman" w:hAnsi="Times New Roman" w:cs="Times New Roman"/>
        </w:rPr>
      </w:pPr>
    </w:p>
    <w:p w14:paraId="64C06655" w14:textId="77777777" w:rsidR="00A9503E" w:rsidRPr="00D44F25" w:rsidRDefault="00A9503E" w:rsidP="00A9503E">
      <w:pPr>
        <w:spacing w:line="360" w:lineRule="auto"/>
        <w:rPr>
          <w:ins w:id="423" w:author="Joey Bernhardt" w:date="2016-01-05T12:49:00Z"/>
          <w:rFonts w:ascii="Times New Roman" w:hAnsi="Times New Roman" w:cs="Times New Roman"/>
        </w:rPr>
      </w:pPr>
      <w:ins w:id="424" w:author="Joey Bernhardt" w:date="2016-01-05T12:49:00Z">
        <w:r w:rsidRPr="00D44F25">
          <w:rPr>
            <w:rFonts w:ascii="Times New Roman" w:hAnsi="Times New Roman" w:cs="Times New Roman"/>
          </w:rPr>
          <w:t>This is how many species reach DRI targets, by nutrient:</w:t>
        </w:r>
      </w:ins>
    </w:p>
    <w:p w14:paraId="4422B4C1" w14:textId="77777777" w:rsidR="00A9503E" w:rsidRPr="00D44F25" w:rsidRDefault="00A9503E" w:rsidP="00A9503E">
      <w:pPr>
        <w:spacing w:line="360" w:lineRule="auto"/>
        <w:rPr>
          <w:ins w:id="425" w:author="Joey Bernhardt" w:date="2016-01-05T12:49:00Z"/>
          <w:rFonts w:ascii="Times New Roman" w:hAnsi="Times New Roman" w:cs="Times New Roman"/>
        </w:rPr>
      </w:pPr>
      <w:ins w:id="426" w:author="Joey Bernhardt" w:date="2016-01-05T12:49:00Z">
        <w:r w:rsidRPr="00D44F25">
          <w:rPr>
            <w:rFonts w:ascii="Times New Roman" w:hAnsi="Times New Roman" w:cs="Times New Roman"/>
          </w:rPr>
          <w:t>10% RDI: calcium: 28/99, zinc: 39/101, iron: 23/104, EPA: 117/238, DHA: 168/235, Fat: 47/277, Protein: 251/251</w:t>
        </w:r>
      </w:ins>
    </w:p>
    <w:p w14:paraId="027D1CD8" w14:textId="77777777" w:rsidR="00A9503E" w:rsidRPr="00D44F25" w:rsidRDefault="00A9503E" w:rsidP="00A9503E">
      <w:pPr>
        <w:spacing w:line="360" w:lineRule="auto"/>
        <w:rPr>
          <w:ins w:id="427" w:author="Joey Bernhardt" w:date="2016-01-05T12:49:00Z"/>
          <w:rFonts w:ascii="Times New Roman" w:hAnsi="Times New Roman" w:cs="Times New Roman"/>
        </w:rPr>
      </w:pPr>
    </w:p>
    <w:p w14:paraId="14C83DF3" w14:textId="4E9B8A1F" w:rsidR="00A9503E" w:rsidRPr="00D44F25" w:rsidRDefault="00CD5A59" w:rsidP="00A9503E">
      <w:pPr>
        <w:spacing w:line="360" w:lineRule="auto"/>
        <w:rPr>
          <w:ins w:id="428" w:author="Joey Bernhardt" w:date="2016-01-05T12:49:00Z"/>
          <w:rFonts w:ascii="Times New Roman" w:hAnsi="Times New Roman" w:cs="Times New Roman"/>
        </w:rPr>
      </w:pPr>
      <w:ins w:id="429" w:author="Joey Bernhardt" w:date="2016-01-05T13:00:00Z">
        <w:r w:rsidRPr="00CD5A59">
          <w:rPr>
            <w:rFonts w:ascii="Times New Roman" w:hAnsi="Times New Roman" w:cs="Times New Roman"/>
            <w:b/>
            <w:rPrChange w:id="430" w:author="Joey Bernhardt" w:date="2016-01-05T13:00:00Z">
              <w:rPr>
                <w:rFonts w:ascii="Times New Roman" w:hAnsi="Times New Roman" w:cs="Times New Roman"/>
              </w:rPr>
            </w:rPrChange>
          </w:rPr>
          <w:t xml:space="preserve">Result 3. </w:t>
        </w:r>
      </w:ins>
      <w:ins w:id="431" w:author="Joey Bernhardt" w:date="2016-01-05T12:49:00Z">
        <w:r w:rsidR="00A9503E" w:rsidRPr="00CD5A59">
          <w:rPr>
            <w:rFonts w:ascii="Times New Roman" w:hAnsi="Times New Roman" w:cs="Times New Roman"/>
            <w:b/>
            <w:rPrChange w:id="432" w:author="Joey Bernhardt" w:date="2016-01-05T13:00:00Z">
              <w:rPr>
                <w:rFonts w:ascii="Times New Roman" w:hAnsi="Times New Roman" w:cs="Times New Roman"/>
              </w:rPr>
            </w:rPrChange>
          </w:rPr>
          <w:t>Body size and dietary practices (i.e. eating bones) have a large effect on the likelihood that a given edible portion will reach RDI targets.</w:t>
        </w:r>
      </w:ins>
      <w:ins w:id="433" w:author="Joey Bernhardt" w:date="2016-01-05T13:00:00Z">
        <w:r>
          <w:rPr>
            <w:rFonts w:ascii="Times New Roman" w:hAnsi="Times New Roman" w:cs="Times New Roman"/>
            <w:b/>
          </w:rPr>
          <w:t xml:space="preserve"> (</w:t>
        </w:r>
        <w:proofErr w:type="gramStart"/>
        <w:r>
          <w:rPr>
            <w:rFonts w:ascii="Times New Roman" w:hAnsi="Times New Roman" w:cs="Times New Roman"/>
            <w:b/>
          </w:rPr>
          <w:t>fig</w:t>
        </w:r>
        <w:proofErr w:type="gramEnd"/>
        <w:r>
          <w:rPr>
            <w:rFonts w:ascii="Times New Roman" w:hAnsi="Times New Roman" w:cs="Times New Roman"/>
            <w:b/>
          </w:rPr>
          <w:t xml:space="preserve"> 3)</w:t>
        </w:r>
      </w:ins>
      <w:ins w:id="434" w:author="Joey Bernhardt" w:date="2016-01-05T12:49:00Z">
        <w:r w:rsidR="00A9503E" w:rsidRPr="00D44F25">
          <w:rPr>
            <w:rFonts w:ascii="Times New Roman" w:hAnsi="Times New Roman" w:cs="Times New Roman"/>
          </w:rPr>
          <w:t xml:space="preserve"> For macro- and micro</w:t>
        </w:r>
        <w:r w:rsidR="00A9503E">
          <w:rPr>
            <w:rFonts w:ascii="Times New Roman" w:hAnsi="Times New Roman" w:cs="Times New Roman"/>
          </w:rPr>
          <w:t xml:space="preserve">nutrients grouped together, </w:t>
        </w:r>
        <w:r w:rsidR="00A9503E" w:rsidRPr="00D44F25">
          <w:rPr>
            <w:rFonts w:ascii="Times New Roman" w:hAnsi="Times New Roman" w:cs="Times New Roman"/>
          </w:rPr>
          <w:t>79.21% of the observations of species for which it is customary to eat multiple tissues reached RDI targets, whereas this number drops to 39.59% for species in which only the muscle tissue is eaten.</w:t>
        </w:r>
      </w:ins>
    </w:p>
    <w:p w14:paraId="60FD3E96" w14:textId="77777777" w:rsidR="00A9503E" w:rsidRPr="00D44F25" w:rsidRDefault="00A9503E" w:rsidP="00A9503E">
      <w:pPr>
        <w:spacing w:line="360" w:lineRule="auto"/>
        <w:rPr>
          <w:ins w:id="435" w:author="Joey Bernhardt" w:date="2016-01-05T12:49:00Z"/>
          <w:rFonts w:ascii="Times New Roman" w:hAnsi="Times New Roman" w:cs="Times New Roman"/>
        </w:rPr>
      </w:pPr>
    </w:p>
    <w:p w14:paraId="6E56F0E2" w14:textId="77777777" w:rsidR="00A9503E" w:rsidRPr="00D44F25" w:rsidRDefault="00A9503E" w:rsidP="00A9503E">
      <w:pPr>
        <w:spacing w:line="360" w:lineRule="auto"/>
        <w:rPr>
          <w:ins w:id="436" w:author="Joey Bernhardt" w:date="2016-01-05T12:49:00Z"/>
          <w:rFonts w:ascii="Times New Roman" w:hAnsi="Times New Roman" w:cs="Times New Roman"/>
          <w:b/>
        </w:rPr>
      </w:pPr>
    </w:p>
    <w:p w14:paraId="0455749E" w14:textId="57094D83" w:rsidR="001149D6" w:rsidRDefault="00CD5A59">
      <w:pPr>
        <w:spacing w:line="360" w:lineRule="auto"/>
        <w:rPr>
          <w:ins w:id="437" w:author="Joey Bernhardt" w:date="2015-12-22T14:37:00Z"/>
          <w:rFonts w:ascii="Times New Roman" w:hAnsi="Times New Roman" w:cs="Times New Roman"/>
          <w:b/>
        </w:rPr>
        <w:pPrChange w:id="438" w:author="Joey Bernhardt" w:date="2015-12-22T14:37:00Z">
          <w:pPr>
            <w:pStyle w:val="ListParagraph"/>
            <w:numPr>
              <w:numId w:val="2"/>
            </w:numPr>
            <w:ind w:hanging="360"/>
          </w:pPr>
        </w:pPrChange>
      </w:pPr>
      <w:ins w:id="439" w:author="Joey Bernhardt" w:date="2016-01-05T12:47:00Z">
        <w:r>
          <w:rPr>
            <w:rFonts w:ascii="Times New Roman" w:hAnsi="Times New Roman" w:cs="Times New Roman"/>
            <w:b/>
          </w:rPr>
          <w:t>Result 4</w:t>
        </w:r>
        <w:r w:rsidR="00A9503E">
          <w:rPr>
            <w:rFonts w:ascii="Times New Roman" w:hAnsi="Times New Roman" w:cs="Times New Roman"/>
            <w:b/>
          </w:rPr>
          <w:t xml:space="preserve">. </w:t>
        </w:r>
      </w:ins>
      <w:r w:rsidR="001149D6" w:rsidRPr="006478BF">
        <w:rPr>
          <w:rFonts w:ascii="Times New Roman" w:hAnsi="Times New Roman" w:cs="Times New Roman"/>
          <w:b/>
          <w:rPrChange w:id="440" w:author="Joey Bernhardt" w:date="2015-12-22T14:37:00Z">
            <w:rPr/>
          </w:rPrChange>
        </w:rPr>
        <w:t>Functional groups have distinct multi-nutrient profiles (</w:t>
      </w:r>
      <w:ins w:id="441" w:author="Joey Bernhardt" w:date="2016-01-05T12:51:00Z">
        <w:r>
          <w:rPr>
            <w:rFonts w:ascii="Times New Roman" w:hAnsi="Times New Roman" w:cs="Times New Roman"/>
            <w:b/>
          </w:rPr>
          <w:t>fig 4</w:t>
        </w:r>
        <w:r w:rsidR="00A9503E">
          <w:rPr>
            <w:rFonts w:ascii="Times New Roman" w:hAnsi="Times New Roman" w:cs="Times New Roman"/>
            <w:b/>
          </w:rPr>
          <w:t xml:space="preserve"> </w:t>
        </w:r>
      </w:ins>
      <w:proofErr w:type="spellStart"/>
      <w:r w:rsidR="001149D6" w:rsidRPr="006478BF">
        <w:rPr>
          <w:rFonts w:ascii="Times New Roman" w:hAnsi="Times New Roman" w:cs="Times New Roman"/>
          <w:b/>
          <w:rPrChange w:id="442" w:author="Joey Bernhardt" w:date="2015-12-22T14:37:00Z">
            <w:rPr/>
          </w:rPrChange>
        </w:rPr>
        <w:t>mds</w:t>
      </w:r>
      <w:proofErr w:type="spellEnd"/>
      <w:r w:rsidR="001149D6" w:rsidRPr="006478BF">
        <w:rPr>
          <w:rFonts w:ascii="Times New Roman" w:hAnsi="Times New Roman" w:cs="Times New Roman"/>
          <w:b/>
          <w:rPrChange w:id="443" w:author="Joey Bernhardt" w:date="2015-12-22T14:37:00Z">
            <w:rPr/>
          </w:rPrChange>
        </w:rPr>
        <w:t xml:space="preserve"> plot with finfish/crustaceans/molluscs color coded).</w:t>
      </w:r>
    </w:p>
    <w:p w14:paraId="3EB66CD4" w14:textId="28A2E573" w:rsidR="006478BF" w:rsidRDefault="004973B8">
      <w:pPr>
        <w:spacing w:line="360" w:lineRule="auto"/>
        <w:rPr>
          <w:ins w:id="444" w:author="Joey Bernhardt" w:date="2015-12-30T09:37:00Z"/>
          <w:rFonts w:ascii="Times New Roman" w:hAnsi="Times New Roman" w:cs="Times New Roman"/>
        </w:rPr>
        <w:pPrChange w:id="445" w:author="Joey Bernhardt" w:date="2015-12-22T14:37:00Z">
          <w:pPr>
            <w:pStyle w:val="ListParagraph"/>
            <w:numPr>
              <w:numId w:val="2"/>
            </w:numPr>
            <w:ind w:hanging="360"/>
          </w:pPr>
        </w:pPrChange>
      </w:pPr>
      <w:ins w:id="446" w:author="Joey Bernhardt" w:date="2015-12-22T15:27:00Z">
        <w:r w:rsidRPr="00675478">
          <w:rPr>
            <w:rFonts w:ascii="Times New Roman" w:hAnsi="Times New Roman" w:cs="Times New Roman"/>
            <w:rPrChange w:id="447" w:author="Joey Bernhardt" w:date="2015-12-22T15:51:00Z">
              <w:rPr>
                <w:rFonts w:ascii="Times New Roman" w:hAnsi="Times New Roman" w:cs="Times New Roman"/>
                <w:b/>
              </w:rPr>
            </w:rPrChange>
          </w:rPr>
          <w:t>Not sure how to write about this yet!</w:t>
        </w:r>
      </w:ins>
      <w:ins w:id="448" w:author="Joey Bernhardt" w:date="2015-12-22T15:52:00Z">
        <w:r w:rsidR="00675478">
          <w:rPr>
            <w:rFonts w:ascii="Times New Roman" w:hAnsi="Times New Roman" w:cs="Times New Roman"/>
          </w:rPr>
          <w:t xml:space="preserve"> But the result is that when considering just the minerals and all the micronutrients, the </w:t>
        </w:r>
      </w:ins>
      <w:ins w:id="449" w:author="Joey Bernhardt" w:date="2015-12-22T15:54:00Z">
        <w:r w:rsidR="0011774F">
          <w:rPr>
            <w:rFonts w:ascii="Times New Roman" w:hAnsi="Times New Roman" w:cs="Times New Roman"/>
          </w:rPr>
          <w:t xml:space="preserve">functional </w:t>
        </w:r>
      </w:ins>
      <w:ins w:id="450" w:author="Joey Bernhardt" w:date="2015-12-22T15:52:00Z">
        <w:r w:rsidR="00675478">
          <w:rPr>
            <w:rFonts w:ascii="Times New Roman" w:hAnsi="Times New Roman" w:cs="Times New Roman"/>
          </w:rPr>
          <w:t xml:space="preserve">group </w:t>
        </w:r>
      </w:ins>
      <w:ins w:id="451" w:author="Joey Bernhardt" w:date="2015-12-22T15:54:00Z">
        <w:r w:rsidR="0011774F">
          <w:rPr>
            <w:rFonts w:ascii="Times New Roman" w:hAnsi="Times New Roman" w:cs="Times New Roman"/>
          </w:rPr>
          <w:t xml:space="preserve">(i.e. finfish vs. crustaceans </w:t>
        </w:r>
        <w:proofErr w:type="spellStart"/>
        <w:r w:rsidR="0011774F">
          <w:rPr>
            <w:rFonts w:ascii="Times New Roman" w:hAnsi="Times New Roman" w:cs="Times New Roman"/>
          </w:rPr>
          <w:t>vs</w:t>
        </w:r>
        <w:proofErr w:type="spellEnd"/>
        <w:r w:rsidR="0011774F">
          <w:rPr>
            <w:rFonts w:ascii="Times New Roman" w:hAnsi="Times New Roman" w:cs="Times New Roman"/>
          </w:rPr>
          <w:t xml:space="preserve"> molluscs) </w:t>
        </w:r>
      </w:ins>
      <w:ins w:id="452" w:author="Joey Bernhardt" w:date="2015-12-22T15:52:00Z">
        <w:r w:rsidR="00675478">
          <w:rPr>
            <w:rFonts w:ascii="Times New Roman" w:hAnsi="Times New Roman" w:cs="Times New Roman"/>
          </w:rPr>
          <w:t xml:space="preserve">means </w:t>
        </w:r>
      </w:ins>
      <w:ins w:id="453" w:author="Joey Bernhardt" w:date="2015-12-22T15:53:00Z">
        <w:r w:rsidR="00675478">
          <w:rPr>
            <w:rFonts w:ascii="Times New Roman" w:hAnsi="Times New Roman" w:cs="Times New Roman"/>
          </w:rPr>
          <w:t>in multivariate nutrient trait space are different from each other (PERMANOVA, p = 0.001)</w:t>
        </w:r>
      </w:ins>
      <w:ins w:id="454" w:author="Joey Bernhardt" w:date="2015-12-30T09:37:00Z">
        <w:r w:rsidR="00EA027F">
          <w:rPr>
            <w:rFonts w:ascii="Times New Roman" w:hAnsi="Times New Roman" w:cs="Times New Roman"/>
          </w:rPr>
          <w:t>.</w:t>
        </w:r>
      </w:ins>
    </w:p>
    <w:p w14:paraId="7CAA343C" w14:textId="77777777" w:rsidR="00EA027F" w:rsidRDefault="00EA027F">
      <w:pPr>
        <w:spacing w:line="360" w:lineRule="auto"/>
        <w:rPr>
          <w:ins w:id="455" w:author="Joey Bernhardt" w:date="2015-12-30T09:37:00Z"/>
          <w:rFonts w:ascii="Times New Roman" w:hAnsi="Times New Roman" w:cs="Times New Roman"/>
        </w:rPr>
        <w:pPrChange w:id="456" w:author="Joey Bernhardt" w:date="2015-12-22T14:37:00Z">
          <w:pPr>
            <w:pStyle w:val="ListParagraph"/>
            <w:numPr>
              <w:numId w:val="2"/>
            </w:numPr>
            <w:ind w:hanging="360"/>
          </w:pPr>
        </w:pPrChange>
      </w:pPr>
    </w:p>
    <w:p w14:paraId="7779C952" w14:textId="34A4CB60" w:rsidR="006478BF" w:rsidRPr="006478BF" w:rsidDel="00A9503E" w:rsidRDefault="006478BF">
      <w:pPr>
        <w:spacing w:line="360" w:lineRule="auto"/>
        <w:rPr>
          <w:del w:id="457" w:author="Joey Bernhardt" w:date="2016-01-05T12:49:00Z"/>
          <w:rFonts w:ascii="Times New Roman" w:hAnsi="Times New Roman" w:cs="Times New Roman"/>
          <w:b/>
          <w:rPrChange w:id="458" w:author="Joey Bernhardt" w:date="2015-12-22T14:37:00Z">
            <w:rPr>
              <w:del w:id="459" w:author="Joey Bernhardt" w:date="2016-01-05T12:49:00Z"/>
            </w:rPr>
          </w:rPrChange>
        </w:rPr>
        <w:pPrChange w:id="460" w:author="Joey Bernhardt" w:date="2015-12-22T14:37:00Z">
          <w:pPr>
            <w:pStyle w:val="ListParagraph"/>
            <w:numPr>
              <w:numId w:val="2"/>
            </w:numPr>
            <w:ind w:hanging="360"/>
          </w:pPr>
        </w:pPrChange>
      </w:pPr>
    </w:p>
    <w:p w14:paraId="06708B32" w14:textId="0F8FA8FB" w:rsidR="001149D6" w:rsidRPr="00EA027F" w:rsidRDefault="00CD5A59">
      <w:pPr>
        <w:spacing w:line="360" w:lineRule="auto"/>
        <w:rPr>
          <w:rFonts w:ascii="Times New Roman" w:hAnsi="Times New Roman" w:cs="Times New Roman"/>
          <w:b/>
          <w:rPrChange w:id="461" w:author="Joey Bernhardt" w:date="2015-12-30T09:37:00Z">
            <w:rPr/>
          </w:rPrChange>
        </w:rPr>
        <w:pPrChange w:id="462" w:author="Joey Bernhardt" w:date="2016-01-05T12:50:00Z">
          <w:pPr>
            <w:pStyle w:val="ListParagraph"/>
            <w:numPr>
              <w:numId w:val="2"/>
            </w:numPr>
            <w:ind w:hanging="360"/>
          </w:pPr>
        </w:pPrChange>
      </w:pPr>
      <w:ins w:id="463" w:author="Joey Bernhardt" w:date="2016-01-05T12:50:00Z">
        <w:r>
          <w:rPr>
            <w:rFonts w:ascii="Times New Roman" w:hAnsi="Times New Roman" w:cs="Times New Roman"/>
            <w:b/>
          </w:rPr>
          <w:t>Result 5</w:t>
        </w:r>
        <w:r w:rsidR="00A9503E">
          <w:rPr>
            <w:rFonts w:ascii="Times New Roman" w:hAnsi="Times New Roman" w:cs="Times New Roman"/>
            <w:b/>
          </w:rPr>
          <w:t xml:space="preserve">. </w:t>
        </w:r>
      </w:ins>
      <w:r w:rsidR="001149D6" w:rsidRPr="00EA027F">
        <w:rPr>
          <w:rFonts w:ascii="Times New Roman" w:hAnsi="Times New Roman" w:cs="Times New Roman"/>
          <w:b/>
          <w:rPrChange w:id="464" w:author="Joey Bernhardt" w:date="2015-12-30T09:37:00Z">
            <w:rPr/>
          </w:rPrChange>
        </w:rPr>
        <w:t>Within functional groups, some traits such body size and latitude are strongly associated with nutritional profile</w:t>
      </w:r>
      <w:ins w:id="465" w:author="Joey Bernhardt" w:date="2016-01-05T12:51:00Z">
        <w:r>
          <w:rPr>
            <w:rFonts w:ascii="Times New Roman" w:hAnsi="Times New Roman" w:cs="Times New Roman"/>
            <w:b/>
          </w:rPr>
          <w:t xml:space="preserve"> (fig 5</w:t>
        </w:r>
        <w:r w:rsidR="00A9503E">
          <w:rPr>
            <w:rFonts w:ascii="Times New Roman" w:hAnsi="Times New Roman" w:cs="Times New Roman"/>
            <w:b/>
          </w:rPr>
          <w:t xml:space="preserve"> coefficients plot)</w:t>
        </w:r>
      </w:ins>
      <w:r w:rsidR="001149D6" w:rsidRPr="00EA027F">
        <w:rPr>
          <w:rFonts w:ascii="Times New Roman" w:hAnsi="Times New Roman" w:cs="Times New Roman"/>
          <w:b/>
          <w:rPrChange w:id="466" w:author="Joey Bernhardt" w:date="2015-12-30T09:37:00Z">
            <w:rPr/>
          </w:rPrChange>
        </w:rPr>
        <w:t>.</w:t>
      </w:r>
    </w:p>
    <w:p w14:paraId="19DF5019" w14:textId="0745FD4D" w:rsidR="00965B71" w:rsidRPr="00C94ABF" w:rsidRDefault="00A91F6C">
      <w:pPr>
        <w:spacing w:line="360" w:lineRule="auto"/>
        <w:rPr>
          <w:rFonts w:ascii="Times New Roman" w:hAnsi="Times New Roman" w:cs="Times New Roman"/>
          <w:rPrChange w:id="467" w:author="Joey Bernhardt" w:date="2015-12-28T16:16:00Z">
            <w:rPr/>
          </w:rPrChange>
        </w:rPr>
        <w:pPrChange w:id="468" w:author="Joey Bernhardt" w:date="2015-12-22T16:03:00Z">
          <w:pPr>
            <w:pStyle w:val="ListParagraph"/>
            <w:numPr>
              <w:numId w:val="2"/>
            </w:numPr>
            <w:ind w:hanging="360"/>
          </w:pPr>
        </w:pPrChange>
      </w:pPr>
      <w:del w:id="469" w:author="Joey Bernhardt" w:date="2016-01-05T12:47:00Z">
        <w:r w:rsidRPr="00EA027F" w:rsidDel="00A9503E">
          <w:rPr>
            <w:rFonts w:ascii="Times New Roman" w:hAnsi="Times New Roman" w:cs="Times New Roman"/>
            <w:b/>
            <w:rPrChange w:id="470" w:author="Joey Bernhardt" w:date="2015-12-30T09:37:00Z">
              <w:rPr/>
            </w:rPrChange>
          </w:rPr>
          <w:delText>Few species contain reach DRI targets for multiple nutrients.</w:delText>
        </w:r>
      </w:del>
    </w:p>
    <w:p w14:paraId="29EC57D9" w14:textId="66D910E3" w:rsidR="001149D6" w:rsidRPr="00A9503E" w:rsidRDefault="00A9503E">
      <w:pPr>
        <w:spacing w:line="360" w:lineRule="auto"/>
        <w:rPr>
          <w:ins w:id="471" w:author="Joey Bernhardt" w:date="2015-12-22T15:55:00Z"/>
          <w:rFonts w:ascii="Times New Roman" w:hAnsi="Times New Roman" w:cs="Times New Roman"/>
          <w:b/>
          <w:rPrChange w:id="472" w:author="Joey Bernhardt" w:date="2016-01-05T12:50:00Z">
            <w:rPr>
              <w:ins w:id="473" w:author="Joey Bernhardt" w:date="2015-12-22T15:55:00Z"/>
            </w:rPr>
          </w:rPrChange>
        </w:rPr>
        <w:pPrChange w:id="474" w:author="Joey Bernhardt" w:date="2016-01-05T12:50:00Z">
          <w:pPr>
            <w:pStyle w:val="ListParagraph"/>
            <w:numPr>
              <w:numId w:val="2"/>
            </w:numPr>
            <w:ind w:hanging="360"/>
          </w:pPr>
        </w:pPrChange>
      </w:pPr>
      <w:ins w:id="475" w:author="Joey Bernhardt" w:date="2016-01-05T12:50:00Z">
        <w:r>
          <w:rPr>
            <w:rFonts w:ascii="Times New Roman" w:hAnsi="Times New Roman" w:cs="Times New Roman"/>
            <w:b/>
          </w:rPr>
          <w:t>Result</w:t>
        </w:r>
      </w:ins>
      <w:ins w:id="476" w:author="Joey Bernhardt" w:date="2016-01-05T13:00:00Z">
        <w:r w:rsidR="00CD5A59">
          <w:rPr>
            <w:rFonts w:ascii="Times New Roman" w:hAnsi="Times New Roman" w:cs="Times New Roman"/>
            <w:b/>
          </w:rPr>
          <w:t xml:space="preserve"> 6</w:t>
        </w:r>
      </w:ins>
      <w:ins w:id="477" w:author="Joey Bernhardt" w:date="2016-01-05T12:50:00Z">
        <w:r>
          <w:rPr>
            <w:rFonts w:ascii="Times New Roman" w:hAnsi="Times New Roman" w:cs="Times New Roman"/>
            <w:b/>
          </w:rPr>
          <w:t xml:space="preserve">. </w:t>
        </w:r>
      </w:ins>
      <w:r w:rsidR="001149D6" w:rsidRPr="00A9503E">
        <w:rPr>
          <w:rFonts w:ascii="Times New Roman" w:hAnsi="Times New Roman" w:cs="Times New Roman"/>
          <w:b/>
          <w:rPrChange w:id="478" w:author="Joey Bernhardt" w:date="2016-01-05T12:50:00Z">
            <w:rPr/>
          </w:rPrChange>
        </w:rPr>
        <w:t>Functional group diversity enhances dietary nutritional diversity and nutritional benefits that human communities may derive from seafood assemblages.</w:t>
      </w:r>
      <w:r w:rsidR="00A91F6C" w:rsidRPr="00A9503E">
        <w:rPr>
          <w:rFonts w:ascii="Times New Roman" w:hAnsi="Times New Roman" w:cs="Times New Roman"/>
          <w:b/>
          <w:rPrChange w:id="479" w:author="Joey Bernhardt" w:date="2016-01-05T12:50:00Z">
            <w:rPr/>
          </w:rPrChange>
        </w:rPr>
        <w:t xml:space="preserve"> </w:t>
      </w:r>
      <w:ins w:id="480" w:author="Joey Bernhardt" w:date="2015-12-22T15:55:00Z">
        <w:r w:rsidR="001901BD" w:rsidRPr="00A9503E">
          <w:rPr>
            <w:rFonts w:ascii="Times New Roman" w:hAnsi="Times New Roman" w:cs="Times New Roman"/>
            <w:b/>
            <w:rPrChange w:id="481" w:author="Joey Bernhardt" w:date="2016-01-05T12:50:00Z">
              <w:rPr/>
            </w:rPrChange>
          </w:rPr>
          <w:t>(</w:t>
        </w:r>
      </w:ins>
      <w:proofErr w:type="gramStart"/>
      <w:ins w:id="482" w:author="Joey Bernhardt" w:date="2016-01-05T12:51:00Z">
        <w:r w:rsidR="00CD5A59">
          <w:rPr>
            <w:rFonts w:ascii="Times New Roman" w:hAnsi="Times New Roman" w:cs="Times New Roman"/>
            <w:b/>
          </w:rPr>
          <w:t>fig</w:t>
        </w:r>
        <w:proofErr w:type="gramEnd"/>
        <w:r w:rsidR="00CD5A59">
          <w:rPr>
            <w:rFonts w:ascii="Times New Roman" w:hAnsi="Times New Roman" w:cs="Times New Roman"/>
            <w:b/>
          </w:rPr>
          <w:t xml:space="preserve"> 6</w:t>
        </w:r>
        <w:r>
          <w:rPr>
            <w:rFonts w:ascii="Times New Roman" w:hAnsi="Times New Roman" w:cs="Times New Roman"/>
            <w:b/>
          </w:rPr>
          <w:t xml:space="preserve"> </w:t>
        </w:r>
      </w:ins>
      <w:ins w:id="483" w:author="Joey Bernhardt" w:date="2015-12-22T15:55:00Z">
        <w:r w:rsidR="001901BD" w:rsidRPr="00A9503E">
          <w:rPr>
            <w:rFonts w:ascii="Times New Roman" w:hAnsi="Times New Roman" w:cs="Times New Roman"/>
            <w:b/>
            <w:rPrChange w:id="484" w:author="Joey Bernhardt" w:date="2016-01-05T12:50:00Z">
              <w:rPr/>
            </w:rPrChange>
          </w:rPr>
          <w:t xml:space="preserve">nutrient accumulation curve). </w:t>
        </w:r>
      </w:ins>
    </w:p>
    <w:p w14:paraId="6FC7E660" w14:textId="49C381CE" w:rsidR="001901BD" w:rsidDel="00677761" w:rsidRDefault="00E86BC1">
      <w:pPr>
        <w:spacing w:line="360" w:lineRule="auto"/>
        <w:ind w:left="360"/>
        <w:rPr>
          <w:del w:id="485" w:author="Joey Bernhardt" w:date="2015-12-28T11:23:00Z"/>
          <w:rFonts w:ascii="Times New Roman" w:hAnsi="Times New Roman" w:cs="Times New Roman"/>
        </w:rPr>
        <w:pPrChange w:id="486" w:author="Joey Bernhardt" w:date="2015-12-28T11:23:00Z">
          <w:pPr>
            <w:pStyle w:val="ListParagraph"/>
            <w:numPr>
              <w:numId w:val="2"/>
            </w:numPr>
            <w:ind w:hanging="360"/>
          </w:pPr>
        </w:pPrChange>
      </w:pPr>
      <w:ins w:id="487" w:author="Joey Bernhardt" w:date="2015-12-28T11:23:00Z">
        <w:r w:rsidRPr="00E86BC1">
          <w:rPr>
            <w:rFonts w:ascii="Times New Roman" w:hAnsi="Times New Roman" w:cs="Times New Roman"/>
            <w:rPrChange w:id="488" w:author="Joey Bernhardt" w:date="2015-12-28T11:23:00Z">
              <w:rPr/>
            </w:rPrChange>
          </w:rPr>
          <w:t>Need to sample from 14 species to get a median of all three minerals, and need to sample from 8 species to get a median of 3 minerals when molluscs are included.</w:t>
        </w:r>
      </w:ins>
    </w:p>
    <w:p w14:paraId="1759F8B5" w14:textId="77777777" w:rsidR="00677761" w:rsidRDefault="00677761">
      <w:pPr>
        <w:ind w:left="360"/>
        <w:rPr>
          <w:ins w:id="489" w:author="Joey Bernhardt" w:date="2016-01-05T12:32:00Z"/>
          <w:rFonts w:ascii="Times New Roman" w:hAnsi="Times New Roman" w:cs="Times New Roman"/>
        </w:rPr>
        <w:pPrChange w:id="490" w:author="Joey Bernhardt" w:date="2015-12-28T11:23:00Z">
          <w:pPr>
            <w:pStyle w:val="ListParagraph"/>
            <w:numPr>
              <w:numId w:val="2"/>
            </w:numPr>
            <w:ind w:hanging="360"/>
          </w:pPr>
        </w:pPrChange>
      </w:pPr>
    </w:p>
    <w:p w14:paraId="71A6ECE0" w14:textId="30F19923" w:rsidR="00677761" w:rsidRDefault="00677761">
      <w:pPr>
        <w:ind w:left="360"/>
        <w:rPr>
          <w:ins w:id="491" w:author="Joey Bernhardt" w:date="2016-01-05T12:32:00Z"/>
          <w:rFonts w:ascii="Times New Roman" w:hAnsi="Times New Roman" w:cs="Times New Roman"/>
        </w:rPr>
        <w:pPrChange w:id="492" w:author="Joey Bernhardt" w:date="2015-12-28T11:23:00Z">
          <w:pPr>
            <w:pStyle w:val="ListParagraph"/>
            <w:numPr>
              <w:numId w:val="2"/>
            </w:numPr>
            <w:ind w:hanging="360"/>
          </w:pPr>
        </w:pPrChange>
      </w:pPr>
      <w:ins w:id="493" w:author="Joey Bernhardt" w:date="2016-01-05T12:32:00Z">
        <w:r>
          <w:rPr>
            <w:rFonts w:ascii="Times New Roman" w:hAnsi="Times New Roman" w:cs="Times New Roman"/>
          </w:rPr>
          <w:t xml:space="preserve">When all five micronutrients are considered, </w:t>
        </w:r>
      </w:ins>
      <w:ins w:id="494" w:author="Joey Bernhardt" w:date="2016-01-05T12:33:00Z">
        <w:r w:rsidRPr="00677761">
          <w:rPr>
            <w:rFonts w:ascii="Times New Roman" w:hAnsi="Times New Roman" w:cs="Times New Roman"/>
          </w:rPr>
          <w:t>need to sample from 15 species to reach a median of all 5 micronutrient targets (when molluscs are included), need to sample from 22 species when molluscs are excluded</w:t>
        </w:r>
      </w:ins>
    </w:p>
    <w:p w14:paraId="3464D146" w14:textId="77777777" w:rsidR="00E86BC1" w:rsidRDefault="00E86BC1">
      <w:pPr>
        <w:spacing w:line="360" w:lineRule="auto"/>
        <w:ind w:left="360"/>
        <w:rPr>
          <w:ins w:id="495" w:author="Joey Bernhardt" w:date="2015-12-28T11:24:00Z"/>
          <w:rFonts w:ascii="Times New Roman" w:hAnsi="Times New Roman" w:cs="Times New Roman"/>
        </w:rPr>
        <w:pPrChange w:id="496" w:author="Joey Bernhardt" w:date="2015-12-28T11:23:00Z">
          <w:pPr>
            <w:pStyle w:val="ListParagraph"/>
            <w:numPr>
              <w:numId w:val="2"/>
            </w:numPr>
            <w:ind w:hanging="360"/>
          </w:pPr>
        </w:pPrChange>
      </w:pPr>
    </w:p>
    <w:p w14:paraId="1ABD2EFE" w14:textId="77777777" w:rsidR="00E86BC1" w:rsidRPr="00E86BC1" w:rsidRDefault="00E86BC1">
      <w:pPr>
        <w:spacing w:line="360" w:lineRule="auto"/>
        <w:ind w:left="360"/>
        <w:rPr>
          <w:ins w:id="497" w:author="Joey Bernhardt" w:date="2015-12-28T11:24:00Z"/>
          <w:rFonts w:ascii="Times New Roman" w:hAnsi="Times New Roman" w:cs="Times New Roman"/>
          <w:rPrChange w:id="498" w:author="Joey Bernhardt" w:date="2015-12-28T11:23:00Z">
            <w:rPr>
              <w:ins w:id="499" w:author="Joey Bernhardt" w:date="2015-12-28T11:24:00Z"/>
            </w:rPr>
          </w:rPrChange>
        </w:rPr>
        <w:pPrChange w:id="500" w:author="Joey Bernhardt" w:date="2015-12-28T11:23:00Z">
          <w:pPr>
            <w:pStyle w:val="ListParagraph"/>
            <w:numPr>
              <w:numId w:val="2"/>
            </w:numPr>
            <w:ind w:hanging="360"/>
          </w:pPr>
        </w:pPrChange>
      </w:pPr>
    </w:p>
    <w:p w14:paraId="640AB750" w14:textId="09AE6D2A" w:rsidR="00D067EE" w:rsidRPr="00DC1B3B" w:rsidRDefault="00D067EE">
      <w:pPr>
        <w:ind w:left="360"/>
        <w:rPr>
          <w:b/>
        </w:rPr>
        <w:pPrChange w:id="501" w:author="Joey Bernhardt" w:date="2015-12-28T11:23:00Z">
          <w:pPr>
            <w:pStyle w:val="ListParagraph"/>
            <w:numPr>
              <w:numId w:val="2"/>
            </w:numPr>
            <w:ind w:hanging="360"/>
          </w:pPr>
        </w:pPrChange>
      </w:pPr>
      <w:r w:rsidRPr="00DC1B3B">
        <w:rPr>
          <w:b/>
        </w:rPr>
        <w:t xml:space="preserve">ADD SOME SORT OF CASE </w:t>
      </w:r>
      <w:proofErr w:type="gramStart"/>
      <w:r w:rsidRPr="00DC1B3B">
        <w:rPr>
          <w:b/>
        </w:rPr>
        <w:t>STUDY</w:t>
      </w:r>
      <w:proofErr w:type="gramEnd"/>
      <w:r w:rsidRPr="00DC1B3B">
        <w:rPr>
          <w:b/>
        </w:rPr>
        <w:t xml:space="preserve"> THAT LOOKS AT NUTRITIONAL FUNCTIONAL DIVERSITY IN A GIVEN COUNTRY OR TAXON??</w:t>
      </w:r>
    </w:p>
    <w:p w14:paraId="2C716C40" w14:textId="77777777" w:rsidR="00EE6A99" w:rsidRPr="00DC1B3B" w:rsidRDefault="00EE6A99">
      <w:pPr>
        <w:spacing w:line="360" w:lineRule="auto"/>
        <w:rPr>
          <w:rFonts w:ascii="Times New Roman" w:hAnsi="Times New Roman" w:cs="Times New Roman"/>
          <w:b/>
        </w:rPr>
        <w:pPrChange w:id="502" w:author="Joey Bernhardt" w:date="2015-12-18T16:24:00Z">
          <w:pPr/>
        </w:pPrChange>
      </w:pPr>
    </w:p>
    <w:p w14:paraId="33DAE877" w14:textId="77777777" w:rsidR="00EE6A99" w:rsidRPr="00DC1B3B" w:rsidRDefault="00EE6A99">
      <w:pPr>
        <w:spacing w:line="360" w:lineRule="auto"/>
        <w:rPr>
          <w:rFonts w:ascii="Times New Roman" w:hAnsi="Times New Roman" w:cs="Times New Roman"/>
          <w:b/>
        </w:rPr>
        <w:pPrChange w:id="503" w:author="Joey Bernhardt" w:date="2015-12-18T16:24:00Z">
          <w:pPr/>
        </w:pPrChange>
      </w:pPr>
    </w:p>
    <w:p w14:paraId="7014EEC0" w14:textId="3098EA38" w:rsidR="00EE6A99" w:rsidRPr="00DC1B3B" w:rsidRDefault="00EE6A99">
      <w:pPr>
        <w:spacing w:line="360" w:lineRule="auto"/>
        <w:rPr>
          <w:rFonts w:ascii="Times New Roman" w:hAnsi="Times New Roman" w:cs="Times New Roman"/>
          <w:b/>
        </w:rPr>
        <w:pPrChange w:id="504" w:author="Joey Bernhardt" w:date="2015-12-18T16:24:00Z">
          <w:pPr/>
        </w:pPrChange>
      </w:pPr>
      <w:r w:rsidRPr="00DC1B3B">
        <w:rPr>
          <w:rFonts w:ascii="Times New Roman" w:hAnsi="Times New Roman" w:cs="Times New Roman"/>
          <w:b/>
        </w:rPr>
        <w:t>Discussion:</w:t>
      </w:r>
    </w:p>
    <w:p w14:paraId="6E182D90" w14:textId="08BA1FF4" w:rsidR="00EE6A99" w:rsidRPr="004D0CC1" w:rsidDel="00395826" w:rsidRDefault="004D0CC1">
      <w:pPr>
        <w:spacing w:line="360" w:lineRule="auto"/>
        <w:rPr>
          <w:del w:id="505" w:author="Joey Bernhardt" w:date="2016-01-19T15:38:00Z"/>
          <w:rFonts w:ascii="Times New Roman" w:hAnsi="Times New Roman" w:cs="Times New Roman"/>
          <w:rPrChange w:id="506" w:author="Joey Bernhardt" w:date="2016-01-19T15:20:00Z">
            <w:rPr>
              <w:del w:id="507" w:author="Joey Bernhardt" w:date="2016-01-19T15:38:00Z"/>
              <w:rFonts w:ascii="Times New Roman" w:hAnsi="Times New Roman" w:cs="Times New Roman"/>
              <w:b/>
            </w:rPr>
          </w:rPrChange>
        </w:rPr>
        <w:pPrChange w:id="508" w:author="Joey Bernhardt" w:date="2015-12-18T16:24:00Z">
          <w:pPr/>
        </w:pPrChange>
      </w:pPr>
      <w:commentRangeStart w:id="509"/>
      <w:ins w:id="510" w:author="Joey Bernhardt" w:date="2016-01-19T15:26:00Z">
        <w:r>
          <w:rPr>
            <w:rFonts w:ascii="Times New Roman" w:hAnsi="Times New Roman" w:cs="Times New Roman"/>
          </w:rPr>
          <w:t>Seafood is widely recognized as a valuable source of protein for more than a thi</w:t>
        </w:r>
        <w:r w:rsidR="0083335F">
          <w:rPr>
            <w:rFonts w:ascii="Times New Roman" w:hAnsi="Times New Roman" w:cs="Times New Roman"/>
          </w:rPr>
          <w:t xml:space="preserve">rd of the global population. </w:t>
        </w:r>
      </w:ins>
      <w:proofErr w:type="gramStart"/>
      <w:ins w:id="511" w:author="Joey Bernhardt" w:date="2016-01-19T15:36:00Z">
        <w:r w:rsidR="007645A5">
          <w:rPr>
            <w:rFonts w:ascii="Times New Roman" w:hAnsi="Times New Roman" w:cs="Times New Roman"/>
          </w:rPr>
          <w:t>SOME SENTENCE ON THE IMPORTANCE OF SEAFOOD TO FOOD SECURITY.</w:t>
        </w:r>
        <w:proofErr w:type="gramEnd"/>
        <w:r w:rsidR="007645A5">
          <w:rPr>
            <w:rFonts w:ascii="Times New Roman" w:hAnsi="Times New Roman" w:cs="Times New Roman"/>
          </w:rPr>
          <w:t xml:space="preserve"> </w:t>
        </w:r>
      </w:ins>
      <w:ins w:id="512" w:author="Joey Bernhardt" w:date="2016-01-19T15:26:00Z">
        <w:r w:rsidR="0083335F">
          <w:rPr>
            <w:rFonts w:ascii="Times New Roman" w:hAnsi="Times New Roman" w:cs="Times New Roman"/>
          </w:rPr>
          <w:t>O</w:t>
        </w:r>
      </w:ins>
      <w:ins w:id="513" w:author="Joey Bernhardt" w:date="2016-01-19T15:20:00Z">
        <w:r>
          <w:rPr>
            <w:rFonts w:ascii="Times New Roman" w:hAnsi="Times New Roman" w:cs="Times New Roman"/>
          </w:rPr>
          <w:t xml:space="preserve">ur global analysis of </w:t>
        </w:r>
      </w:ins>
      <w:ins w:id="514" w:author="Joey Bernhardt" w:date="2016-01-19T15:21:00Z">
        <w:r>
          <w:rPr>
            <w:rFonts w:ascii="Times New Roman" w:hAnsi="Times New Roman" w:cs="Times New Roman"/>
          </w:rPr>
          <w:t xml:space="preserve">the </w:t>
        </w:r>
      </w:ins>
      <w:ins w:id="515" w:author="Joey Bernhardt" w:date="2016-01-19T15:20:00Z">
        <w:r>
          <w:rPr>
            <w:rFonts w:ascii="Times New Roman" w:hAnsi="Times New Roman" w:cs="Times New Roman"/>
          </w:rPr>
          <w:t xml:space="preserve">nutrient content of the edible portion of commonly consumed aquatic taxa revealed </w:t>
        </w:r>
      </w:ins>
      <w:ins w:id="516" w:author="Joey Bernhardt" w:date="2016-01-19T15:22:00Z">
        <w:r>
          <w:rPr>
            <w:rFonts w:ascii="Times New Roman" w:hAnsi="Times New Roman" w:cs="Times New Roman"/>
          </w:rPr>
          <w:t xml:space="preserve">a </w:t>
        </w:r>
      </w:ins>
      <w:ins w:id="517" w:author="Joey Bernhardt" w:date="2016-01-19T15:24:00Z">
        <w:r>
          <w:rPr>
            <w:rFonts w:ascii="Times New Roman" w:hAnsi="Times New Roman" w:cs="Times New Roman"/>
          </w:rPr>
          <w:t>high</w:t>
        </w:r>
      </w:ins>
      <w:ins w:id="518" w:author="Joey Bernhardt" w:date="2016-01-19T15:22:00Z">
        <w:r>
          <w:rPr>
            <w:rFonts w:ascii="Times New Roman" w:hAnsi="Times New Roman" w:cs="Times New Roman"/>
          </w:rPr>
          <w:t xml:space="preserve"> </w:t>
        </w:r>
      </w:ins>
      <w:ins w:id="519" w:author="Joey Bernhardt" w:date="2016-01-19T15:24:00Z">
        <w:r>
          <w:rPr>
            <w:rFonts w:ascii="Times New Roman" w:hAnsi="Times New Roman" w:cs="Times New Roman"/>
          </w:rPr>
          <w:t>degree of variability in nutritional profile across taxonomic groups</w:t>
        </w:r>
      </w:ins>
      <w:ins w:id="520" w:author="Joey Bernhardt" w:date="2016-01-19T15:25:00Z">
        <w:r>
          <w:rPr>
            <w:rFonts w:ascii="Times New Roman" w:hAnsi="Times New Roman" w:cs="Times New Roman"/>
          </w:rPr>
          <w:t xml:space="preserve">. The degree of variability was particularly high for micronutrients vs. macronutrients. </w:t>
        </w:r>
      </w:ins>
      <w:ins w:id="521" w:author="Joey Bernhardt" w:date="2016-01-19T15:24:00Z">
        <w:r>
          <w:rPr>
            <w:rFonts w:ascii="Times New Roman" w:hAnsi="Times New Roman" w:cs="Times New Roman"/>
          </w:rPr>
          <w:t xml:space="preserve"> </w:t>
        </w:r>
      </w:ins>
    </w:p>
    <w:p w14:paraId="27A59D2D" w14:textId="6C5CAFDF" w:rsidR="00A91F6C" w:rsidRPr="00DC1B3B" w:rsidRDefault="00A91F6C" w:rsidP="00395826">
      <w:pPr>
        <w:spacing w:line="360" w:lineRule="auto"/>
        <w:pPrChange w:id="522" w:author="Joey Bernhardt" w:date="2016-01-19T15:38:00Z">
          <w:pPr>
            <w:pStyle w:val="normal0"/>
            <w:spacing w:line="360" w:lineRule="auto"/>
          </w:pPr>
        </w:pPrChange>
      </w:pPr>
      <w:r w:rsidRPr="00DC1B3B">
        <w:t xml:space="preserve">We found that the substantial variation in the nutritional content of an edible portion among seafood species can be explained partly major ecological traits: functional group, latitude, </w:t>
      </w:r>
      <w:proofErr w:type="gramStart"/>
      <w:r w:rsidRPr="00DC1B3B">
        <w:t>body</w:t>
      </w:r>
      <w:proofErr w:type="gramEnd"/>
      <w:r w:rsidRPr="00DC1B3B">
        <w:t xml:space="preserve"> size and habitat associations. </w:t>
      </w:r>
      <w:ins w:id="523" w:author="Joey Bernhardt" w:date="2016-01-19T15:40:00Z">
        <w:r w:rsidR="00395826">
          <w:t xml:space="preserve">Below we discuss these patterns of variability across functional groups and implications of these findings for </w:t>
        </w:r>
      </w:ins>
      <w:ins w:id="524" w:author="Joey Bernhardt" w:date="2016-01-19T15:41:00Z">
        <w:r w:rsidR="00395826">
          <w:t xml:space="preserve">dietary diversity and human health. </w:t>
        </w:r>
      </w:ins>
    </w:p>
    <w:commentRangeEnd w:id="509"/>
    <w:p w14:paraId="21379EC0" w14:textId="77777777" w:rsidR="0026342E" w:rsidRPr="00DC1B3B" w:rsidRDefault="00395826">
      <w:pPr>
        <w:pStyle w:val="normal0"/>
        <w:spacing w:line="360" w:lineRule="auto"/>
        <w:rPr>
          <w:ins w:id="525" w:author="Joey Bernhardt" w:date="2015-12-16T09:19:00Z"/>
          <w:rFonts w:ascii="Times New Roman" w:eastAsia="Times New Roman" w:hAnsi="Times New Roman" w:cs="Times New Roman"/>
          <w:sz w:val="24"/>
          <w:szCs w:val="24"/>
        </w:rPr>
      </w:pPr>
      <w:r>
        <w:rPr>
          <w:rStyle w:val="CommentReference"/>
        </w:rPr>
        <w:commentReference w:id="509"/>
      </w:r>
    </w:p>
    <w:p w14:paraId="0E253DF2" w14:textId="0175E984" w:rsidR="00395826" w:rsidRPr="00395826" w:rsidRDefault="00395826">
      <w:pPr>
        <w:pStyle w:val="normal0"/>
        <w:spacing w:line="360" w:lineRule="auto"/>
        <w:rPr>
          <w:ins w:id="526" w:author="Joey Bernhardt" w:date="2016-01-19T15:41:00Z"/>
          <w:rFonts w:ascii="Times New Roman" w:eastAsia="Times New Roman" w:hAnsi="Times New Roman" w:cs="Times New Roman"/>
          <w:b/>
          <w:sz w:val="24"/>
          <w:szCs w:val="24"/>
          <w:rPrChange w:id="527" w:author="Joey Bernhardt" w:date="2016-01-19T15:42:00Z">
            <w:rPr>
              <w:ins w:id="528" w:author="Joey Bernhardt" w:date="2016-01-19T15:41:00Z"/>
              <w:rFonts w:ascii="Times New Roman" w:eastAsia="Times New Roman" w:hAnsi="Times New Roman" w:cs="Times New Roman"/>
              <w:sz w:val="24"/>
              <w:szCs w:val="24"/>
            </w:rPr>
          </w:rPrChange>
        </w:rPr>
      </w:pPr>
      <w:ins w:id="529" w:author="Joey Bernhardt" w:date="2016-01-19T15:41:00Z">
        <w:r w:rsidRPr="00395826">
          <w:rPr>
            <w:rFonts w:ascii="Times New Roman" w:eastAsia="Times New Roman" w:hAnsi="Times New Roman" w:cs="Times New Roman"/>
            <w:b/>
            <w:sz w:val="24"/>
            <w:szCs w:val="24"/>
            <w:rPrChange w:id="530" w:author="Joey Bernhardt" w:date="2016-01-19T15:42:00Z">
              <w:rPr>
                <w:rFonts w:ascii="Times New Roman" w:eastAsia="Times New Roman" w:hAnsi="Times New Roman" w:cs="Times New Roman"/>
                <w:sz w:val="24"/>
                <w:szCs w:val="24"/>
              </w:rPr>
            </w:rPrChange>
          </w:rPr>
          <w:t>Variation in nutrient concentrations among aquatic taxa</w:t>
        </w:r>
      </w:ins>
    </w:p>
    <w:p w14:paraId="2E2B51E2" w14:textId="77777777" w:rsidR="00B77B19" w:rsidRDefault="00395826" w:rsidP="00395826">
      <w:pPr>
        <w:pStyle w:val="normal0"/>
        <w:spacing w:line="360" w:lineRule="auto"/>
        <w:rPr>
          <w:ins w:id="531" w:author="Joey Bernhardt" w:date="2016-01-19T15:49:00Z"/>
          <w:rFonts w:ascii="Times New Roman" w:eastAsia="Times New Roman" w:hAnsi="Times New Roman" w:cs="Times New Roman"/>
          <w:sz w:val="24"/>
          <w:szCs w:val="24"/>
        </w:rPr>
      </w:pPr>
      <w:ins w:id="532" w:author="Joey Bernhardt" w:date="2016-01-19T15:45:00Z">
        <w:r>
          <w:rPr>
            <w:rFonts w:ascii="Times New Roman" w:eastAsia="Times New Roman" w:hAnsi="Times New Roman" w:cs="Times New Roman"/>
            <w:sz w:val="24"/>
            <w:szCs w:val="24"/>
          </w:rPr>
          <w:t xml:space="preserve">In general, we found that patterns in nutrient content were less variable for the macronutrients we considered (protein and fat) than micronutrients. This finding is consistent </w:t>
        </w:r>
      </w:ins>
      <w:ins w:id="533" w:author="Joey Bernhardt" w:date="2016-01-19T15:47:00Z">
        <w:r w:rsidR="00140FE4">
          <w:rPr>
            <w:rFonts w:ascii="Times New Roman" w:eastAsia="Times New Roman" w:hAnsi="Times New Roman" w:cs="Times New Roman"/>
            <w:sz w:val="24"/>
            <w:szCs w:val="24"/>
          </w:rPr>
          <w:t>with expectations based on the functional roles of nutrients in organismal physiology (</w:t>
        </w:r>
        <w:proofErr w:type="spellStart"/>
        <w:r w:rsidR="00140FE4">
          <w:rPr>
            <w:rFonts w:ascii="Times New Roman" w:eastAsia="Times New Roman" w:hAnsi="Times New Roman" w:cs="Times New Roman"/>
            <w:sz w:val="24"/>
            <w:szCs w:val="24"/>
          </w:rPr>
          <w:t>Karimi</w:t>
        </w:r>
        <w:proofErr w:type="spellEnd"/>
        <w:r w:rsidR="00140FE4">
          <w:rPr>
            <w:rFonts w:ascii="Times New Roman" w:eastAsia="Times New Roman" w:hAnsi="Times New Roman" w:cs="Times New Roman"/>
            <w:sz w:val="24"/>
            <w:szCs w:val="24"/>
          </w:rPr>
          <w:t xml:space="preserve"> et al. 2006). However, </w:t>
        </w:r>
      </w:ins>
      <w:ins w:id="534" w:author="Joey Bernhardt" w:date="2016-01-19T15:42:00Z">
        <w:r w:rsidR="00140FE4">
          <w:rPr>
            <w:rFonts w:ascii="Times New Roman" w:eastAsia="Times New Roman" w:hAnsi="Times New Roman" w:cs="Times New Roman"/>
            <w:sz w:val="24"/>
            <w:szCs w:val="24"/>
          </w:rPr>
          <w:t>i</w:t>
        </w:r>
        <w:r w:rsidRPr="00DC1B3B">
          <w:rPr>
            <w:rFonts w:ascii="Times New Roman" w:eastAsia="Times New Roman" w:hAnsi="Times New Roman" w:cs="Times New Roman"/>
            <w:sz w:val="24"/>
            <w:szCs w:val="24"/>
          </w:rPr>
          <w:t>n contrast to much of the existing work on stoichiometry in fishes, which address patterns of macro</w:t>
        </w:r>
      </w:ins>
      <w:ins w:id="535" w:author="Joey Bernhardt" w:date="2016-01-19T15:43:00Z">
        <w:r>
          <w:rPr>
            <w:rFonts w:ascii="Times New Roman" w:eastAsia="Times New Roman" w:hAnsi="Times New Roman" w:cs="Times New Roman"/>
            <w:sz w:val="24"/>
            <w:szCs w:val="24"/>
          </w:rPr>
          <w:t>-</w:t>
        </w:r>
      </w:ins>
      <w:ins w:id="536" w:author="Joey Bernhardt" w:date="2016-01-19T15:42:00Z">
        <w:r w:rsidRPr="00DC1B3B">
          <w:rPr>
            <w:rFonts w:ascii="Times New Roman" w:eastAsia="Times New Roman" w:hAnsi="Times New Roman" w:cs="Times New Roman"/>
            <w:sz w:val="24"/>
            <w:szCs w:val="24"/>
          </w:rPr>
          <w:t xml:space="preserve">element and macronutrient variability, here we </w:t>
        </w:r>
      </w:ins>
      <w:ins w:id="537" w:author="Joey Bernhardt" w:date="2016-01-19T15:48:00Z">
        <w:r w:rsidR="00140FE4">
          <w:rPr>
            <w:rFonts w:ascii="Times New Roman" w:eastAsia="Times New Roman" w:hAnsi="Times New Roman" w:cs="Times New Roman"/>
            <w:sz w:val="24"/>
            <w:szCs w:val="24"/>
          </w:rPr>
          <w:t>focused on</w:t>
        </w:r>
      </w:ins>
      <w:ins w:id="538" w:author="Joey Bernhardt" w:date="2016-01-19T15:42:00Z">
        <w:r w:rsidRPr="00DC1B3B">
          <w:rPr>
            <w:rFonts w:ascii="Times New Roman" w:eastAsia="Times New Roman" w:hAnsi="Times New Roman" w:cs="Times New Roman"/>
            <w:sz w:val="24"/>
            <w:szCs w:val="24"/>
          </w:rPr>
          <w:t xml:space="preserve"> variability in micro</w:t>
        </w:r>
      </w:ins>
      <w:ins w:id="539" w:author="Joey Bernhardt" w:date="2016-01-19T15:43:00Z">
        <w:r>
          <w:rPr>
            <w:rFonts w:ascii="Times New Roman" w:eastAsia="Times New Roman" w:hAnsi="Times New Roman" w:cs="Times New Roman"/>
            <w:sz w:val="24"/>
            <w:szCs w:val="24"/>
          </w:rPr>
          <w:t>-</w:t>
        </w:r>
      </w:ins>
      <w:ins w:id="540" w:author="Joey Bernhardt" w:date="2016-01-19T15:42:00Z">
        <w:r w:rsidRPr="00DC1B3B">
          <w:rPr>
            <w:rFonts w:ascii="Times New Roman" w:eastAsia="Times New Roman" w:hAnsi="Times New Roman" w:cs="Times New Roman"/>
            <w:sz w:val="24"/>
            <w:szCs w:val="24"/>
          </w:rPr>
          <w:t>elemental composition. We found even greater levels of variability in micronutrient stoichiometry than have been documented in the literature for macro</w:t>
        </w:r>
      </w:ins>
      <w:ins w:id="541" w:author="Joey Bernhardt" w:date="2016-01-19T15:43:00Z">
        <w:r>
          <w:rPr>
            <w:rFonts w:ascii="Times New Roman" w:eastAsia="Times New Roman" w:hAnsi="Times New Roman" w:cs="Times New Roman"/>
            <w:sz w:val="24"/>
            <w:szCs w:val="24"/>
          </w:rPr>
          <w:t>-</w:t>
        </w:r>
      </w:ins>
      <w:ins w:id="542" w:author="Joey Bernhardt" w:date="2016-01-19T15:42:00Z">
        <w:r>
          <w:rPr>
            <w:rFonts w:ascii="Times New Roman" w:eastAsia="Times New Roman" w:hAnsi="Times New Roman" w:cs="Times New Roman"/>
            <w:sz w:val="24"/>
            <w:szCs w:val="24"/>
          </w:rPr>
          <w:t>elements</w:t>
        </w:r>
      </w:ins>
      <w:ins w:id="543" w:author="Joey Bernhardt" w:date="2016-01-19T15:48:00Z">
        <w:r w:rsidR="00140FE4">
          <w:rPr>
            <w:rFonts w:ascii="Times New Roman" w:eastAsia="Times New Roman" w:hAnsi="Times New Roman" w:cs="Times New Roman"/>
            <w:sz w:val="24"/>
            <w:szCs w:val="24"/>
          </w:rPr>
          <w:t xml:space="preserve"> (</w:t>
        </w:r>
        <w:proofErr w:type="spellStart"/>
        <w:r w:rsidR="00140FE4">
          <w:rPr>
            <w:rFonts w:ascii="Times New Roman" w:eastAsia="Times New Roman" w:hAnsi="Times New Roman" w:cs="Times New Roman"/>
            <w:sz w:val="24"/>
            <w:szCs w:val="24"/>
          </w:rPr>
          <w:t>eg</w:t>
        </w:r>
        <w:proofErr w:type="spellEnd"/>
        <w:r w:rsidR="00140FE4">
          <w:rPr>
            <w:rFonts w:ascii="Times New Roman" w:eastAsia="Times New Roman" w:hAnsi="Times New Roman" w:cs="Times New Roman"/>
            <w:sz w:val="24"/>
            <w:szCs w:val="24"/>
          </w:rPr>
          <w:t xml:space="preserve"> C, N, and P)</w:t>
        </w:r>
      </w:ins>
      <w:ins w:id="544" w:author="Joey Bernhardt" w:date="2016-01-19T15:42:00Z">
        <w:r>
          <w:rPr>
            <w:rFonts w:ascii="Times New Roman" w:eastAsia="Times New Roman" w:hAnsi="Times New Roman" w:cs="Times New Roman"/>
            <w:sz w:val="24"/>
            <w:szCs w:val="24"/>
          </w:rPr>
          <w:t>. We found that c</w:t>
        </w:r>
        <w:r w:rsidRPr="00DC1B3B">
          <w:rPr>
            <w:rFonts w:ascii="Times New Roman" w:eastAsia="Times New Roman" w:hAnsi="Times New Roman" w:cs="Times New Roman"/>
            <w:sz w:val="24"/>
            <w:szCs w:val="24"/>
          </w:rPr>
          <w:t>alcium content per edible portion varied by more than 500-fold (min=2.99, max=1503.00, median=45.15 mg/100 g). Fatty acids varied by X amount. Essential microelements varied by X fold, while non-essential elements such as mercury varied by X amount. It is possible that we found higher levels of variability than have been previously documented because we focused on micronutrients, which may be more variable across taxa than macronutrients due to their higher degree of functional specificity or lower level of homeostasis (</w:t>
        </w:r>
        <w:proofErr w:type="spellStart"/>
        <w:r w:rsidRPr="00DC1B3B">
          <w:rPr>
            <w:rFonts w:ascii="Times New Roman" w:eastAsia="Times New Roman" w:hAnsi="Times New Roman" w:cs="Times New Roman"/>
            <w:sz w:val="24"/>
            <w:szCs w:val="24"/>
          </w:rPr>
          <w:t>Karimi</w:t>
        </w:r>
        <w:proofErr w:type="spellEnd"/>
        <w:r w:rsidRPr="00DC1B3B">
          <w:rPr>
            <w:rFonts w:ascii="Times New Roman" w:eastAsia="Times New Roman" w:hAnsi="Times New Roman" w:cs="Times New Roman"/>
            <w:sz w:val="24"/>
            <w:szCs w:val="24"/>
          </w:rPr>
          <w:t xml:space="preserve"> et al. 2006). In addition, we sampled fishes over a much greater range of taxa, body sizes, geographic origins etc. </w:t>
        </w:r>
      </w:ins>
    </w:p>
    <w:p w14:paraId="1456C0E6" w14:textId="77777777" w:rsidR="00B77B19" w:rsidRDefault="00B77B19" w:rsidP="00395826">
      <w:pPr>
        <w:pStyle w:val="normal0"/>
        <w:spacing w:line="360" w:lineRule="auto"/>
        <w:rPr>
          <w:ins w:id="545" w:author="Joey Bernhardt" w:date="2016-01-19T15:49:00Z"/>
          <w:rFonts w:ascii="Times New Roman" w:eastAsia="Times New Roman" w:hAnsi="Times New Roman" w:cs="Times New Roman"/>
          <w:sz w:val="24"/>
          <w:szCs w:val="24"/>
        </w:rPr>
      </w:pPr>
    </w:p>
    <w:p w14:paraId="408486AF" w14:textId="77777777" w:rsidR="00B77B19" w:rsidRDefault="00B77B19" w:rsidP="00B77B19">
      <w:pPr>
        <w:pStyle w:val="normal0"/>
        <w:spacing w:line="360" w:lineRule="auto"/>
        <w:rPr>
          <w:ins w:id="546" w:author="Joey Bernhardt" w:date="2016-01-19T15:50:00Z"/>
          <w:rFonts w:ascii="Times New Roman" w:eastAsia="Times New Roman" w:hAnsi="Times New Roman" w:cs="Times New Roman"/>
          <w:sz w:val="24"/>
          <w:szCs w:val="24"/>
        </w:rPr>
      </w:pPr>
    </w:p>
    <w:p w14:paraId="372FB7F9" w14:textId="72CA427C" w:rsidR="00B77B19" w:rsidRPr="00383684" w:rsidRDefault="00B77B19" w:rsidP="00B77B19">
      <w:pPr>
        <w:pStyle w:val="normal0"/>
        <w:spacing w:line="360" w:lineRule="auto"/>
        <w:rPr>
          <w:ins w:id="547" w:author="Joey Bernhardt" w:date="2016-01-19T15:50:00Z"/>
          <w:rFonts w:ascii="Times New Roman" w:eastAsia="Times New Roman" w:hAnsi="Times New Roman" w:cs="Times New Roman"/>
          <w:b/>
          <w:sz w:val="24"/>
          <w:szCs w:val="24"/>
          <w:rPrChange w:id="548" w:author="Joey Bernhardt" w:date="2016-01-19T16:18:00Z">
            <w:rPr>
              <w:ins w:id="549" w:author="Joey Bernhardt" w:date="2016-01-19T15:50:00Z"/>
              <w:rFonts w:ascii="Times New Roman" w:eastAsia="Times New Roman" w:hAnsi="Times New Roman" w:cs="Times New Roman"/>
              <w:sz w:val="24"/>
              <w:szCs w:val="24"/>
            </w:rPr>
          </w:rPrChange>
        </w:rPr>
      </w:pPr>
      <w:ins w:id="550" w:author="Joey Bernhardt" w:date="2016-01-19T15:50:00Z">
        <w:r w:rsidRPr="00383684">
          <w:rPr>
            <w:rFonts w:ascii="Times New Roman" w:eastAsia="Times New Roman" w:hAnsi="Times New Roman" w:cs="Times New Roman"/>
            <w:b/>
            <w:sz w:val="24"/>
            <w:szCs w:val="24"/>
            <w:rPrChange w:id="551" w:author="Joey Bernhardt" w:date="2016-01-19T16:18:00Z">
              <w:rPr>
                <w:rFonts w:ascii="Times New Roman" w:eastAsia="Times New Roman" w:hAnsi="Times New Roman" w:cs="Times New Roman"/>
                <w:sz w:val="24"/>
                <w:szCs w:val="24"/>
              </w:rPr>
            </w:rPrChange>
          </w:rPr>
          <w:t xml:space="preserve">Human dietary practices </w:t>
        </w:r>
      </w:ins>
      <w:ins w:id="552" w:author="Joey Bernhardt" w:date="2016-01-19T16:18:00Z">
        <w:r w:rsidR="00383684" w:rsidRPr="00383684">
          <w:rPr>
            <w:rFonts w:ascii="Times New Roman" w:eastAsia="Times New Roman" w:hAnsi="Times New Roman" w:cs="Times New Roman"/>
            <w:b/>
            <w:sz w:val="24"/>
            <w:szCs w:val="24"/>
            <w:rPrChange w:id="553" w:author="Joey Bernhardt" w:date="2016-01-19T16:18:00Z">
              <w:rPr>
                <w:rFonts w:ascii="Times New Roman" w:eastAsia="Times New Roman" w:hAnsi="Times New Roman" w:cs="Times New Roman"/>
                <w:sz w:val="24"/>
                <w:szCs w:val="24"/>
              </w:rPr>
            </w:rPrChange>
          </w:rPr>
          <w:t>influence nutritional profile</w:t>
        </w:r>
      </w:ins>
    </w:p>
    <w:p w14:paraId="2C431E35" w14:textId="77777777" w:rsidR="008C15B2" w:rsidRDefault="008C15B2" w:rsidP="00B77B19">
      <w:pPr>
        <w:pStyle w:val="normal0"/>
        <w:spacing w:line="360" w:lineRule="auto"/>
        <w:rPr>
          <w:ins w:id="554" w:author="Joey Bernhardt" w:date="2016-01-19T15:51:00Z"/>
          <w:rFonts w:ascii="Times New Roman" w:eastAsia="Times New Roman" w:hAnsi="Times New Roman" w:cs="Times New Roman"/>
          <w:sz w:val="24"/>
          <w:szCs w:val="24"/>
        </w:rPr>
      </w:pPr>
    </w:p>
    <w:p w14:paraId="38EFAC41" w14:textId="6B213EF8" w:rsidR="00667B20" w:rsidRDefault="000329A0" w:rsidP="000329A0">
      <w:pPr>
        <w:pStyle w:val="normal0"/>
        <w:spacing w:line="360" w:lineRule="auto"/>
        <w:rPr>
          <w:ins w:id="555" w:author="Joey Bernhardt" w:date="2016-01-19T16:18:00Z"/>
          <w:rFonts w:ascii="Times New Roman" w:eastAsia="Times New Roman" w:hAnsi="Times New Roman" w:cs="Times New Roman"/>
          <w:sz w:val="24"/>
          <w:szCs w:val="24"/>
        </w:rPr>
      </w:pPr>
      <w:ins w:id="556" w:author="Joey Bernhardt" w:date="2016-01-19T16:03:00Z">
        <w:r w:rsidRPr="00DC1B3B">
          <w:rPr>
            <w:rFonts w:ascii="Times New Roman" w:eastAsia="Times New Roman" w:hAnsi="Times New Roman" w:cs="Times New Roman"/>
            <w:sz w:val="24"/>
            <w:szCs w:val="24"/>
          </w:rPr>
          <w:t>The degree of variability we documented in the edible portion is substantially higher than variability documented among whole body measurements of elemental composition of fishes documented in the ecological literature. This could be due to the fact we are sampling across much broader habitat/latitudi</w:t>
        </w:r>
        <w:r>
          <w:rPr>
            <w:rFonts w:ascii="Times New Roman" w:eastAsia="Times New Roman" w:hAnsi="Times New Roman" w:cs="Times New Roman"/>
            <w:sz w:val="24"/>
            <w:szCs w:val="24"/>
          </w:rPr>
          <w:t xml:space="preserve">nal/phylogenetic ranges, or </w:t>
        </w:r>
        <w:r w:rsidRPr="00DC1B3B">
          <w:rPr>
            <w:rFonts w:ascii="Times New Roman" w:eastAsia="Times New Roman" w:hAnsi="Times New Roman" w:cs="Times New Roman"/>
            <w:sz w:val="24"/>
            <w:szCs w:val="24"/>
          </w:rPr>
          <w:t xml:space="preserve">because nutrient deposition is not uniform across body tissues, </w:t>
        </w:r>
      </w:ins>
      <w:ins w:id="557" w:author="Joey Bernhardt" w:date="2016-01-19T16:05:00Z">
        <w:r>
          <w:rPr>
            <w:rFonts w:ascii="Times New Roman" w:eastAsia="Times New Roman" w:hAnsi="Times New Roman" w:cs="Times New Roman"/>
            <w:sz w:val="24"/>
            <w:szCs w:val="24"/>
          </w:rPr>
          <w:t xml:space="preserve">and our dataset contains data only for the edible portion, which encompasses different body tissues depending on the species. </w:t>
        </w:r>
      </w:ins>
      <w:ins w:id="558" w:author="Joey Bernhardt" w:date="2016-01-19T16:07:00Z">
        <w:r w:rsidR="00667B20">
          <w:rPr>
            <w:rFonts w:ascii="Times New Roman" w:eastAsia="Times New Roman" w:hAnsi="Times New Roman" w:cs="Times New Roman"/>
            <w:sz w:val="24"/>
            <w:szCs w:val="24"/>
          </w:rPr>
          <w:t xml:space="preserve">Importantly, implicit in our dataset are human dietary </w:t>
        </w:r>
      </w:ins>
      <w:ins w:id="559" w:author="Joey Bernhardt" w:date="2016-01-19T16:09:00Z">
        <w:r w:rsidR="00667B20">
          <w:rPr>
            <w:rFonts w:ascii="Times New Roman" w:eastAsia="Times New Roman" w:hAnsi="Times New Roman" w:cs="Times New Roman"/>
            <w:sz w:val="24"/>
            <w:szCs w:val="24"/>
          </w:rPr>
          <w:t>practices, which</w:t>
        </w:r>
      </w:ins>
      <w:ins w:id="560" w:author="Joey Bernhardt" w:date="2016-01-19T16:07:00Z">
        <w:r w:rsidR="00667B20">
          <w:rPr>
            <w:rFonts w:ascii="Times New Roman" w:eastAsia="Times New Roman" w:hAnsi="Times New Roman" w:cs="Times New Roman"/>
            <w:sz w:val="24"/>
            <w:szCs w:val="24"/>
          </w:rPr>
          <w:t xml:space="preserve"> may influence the relationship between body size and taxonomic identity and nutritional content. </w:t>
        </w:r>
      </w:ins>
      <w:ins w:id="561" w:author="Joey Bernhardt" w:date="2016-01-19T16:16:00Z">
        <w:r w:rsidR="00FD404E" w:rsidRPr="00DC1B3B">
          <w:rPr>
            <w:rFonts w:ascii="Times New Roman" w:eastAsia="Times New Roman" w:hAnsi="Times New Roman" w:cs="Times New Roman"/>
            <w:sz w:val="24"/>
            <w:szCs w:val="24"/>
          </w:rPr>
          <w:t>Sometimes the edible portion contains organs such as liver and skeleton, sometimes it is just muscle tissue</w:t>
        </w:r>
        <w:r w:rsidR="00FD404E">
          <w:rPr>
            <w:rFonts w:ascii="Times New Roman" w:eastAsia="Times New Roman" w:hAnsi="Times New Roman" w:cs="Times New Roman"/>
            <w:sz w:val="24"/>
            <w:szCs w:val="24"/>
          </w:rPr>
          <w:t xml:space="preserve">. </w:t>
        </w:r>
      </w:ins>
      <w:ins w:id="562" w:author="Joey Bernhardt" w:date="2016-01-19T16:11:00Z">
        <w:r w:rsidR="00667B20">
          <w:rPr>
            <w:rFonts w:ascii="Times New Roman" w:eastAsia="Times New Roman" w:hAnsi="Times New Roman" w:cs="Times New Roman"/>
            <w:sz w:val="24"/>
            <w:szCs w:val="24"/>
          </w:rPr>
          <w:t>For example, for some small-bodied indigenous fishes in Cambodia, it is common to consume the entire body, including the bones and head of the fish. In contrast, for larger fishes such as carp</w:t>
        </w:r>
      </w:ins>
      <w:ins w:id="563" w:author="Joey Bernhardt" w:date="2016-01-19T16:12:00Z">
        <w:r w:rsidR="00667B20">
          <w:rPr>
            <w:rFonts w:ascii="Times New Roman" w:eastAsia="Times New Roman" w:hAnsi="Times New Roman" w:cs="Times New Roman"/>
            <w:sz w:val="24"/>
            <w:szCs w:val="24"/>
          </w:rPr>
          <w:t xml:space="preserve"> (which are comparable in terms of habitat, trophic </w:t>
        </w:r>
      </w:ins>
      <w:ins w:id="564" w:author="Joey Bernhardt" w:date="2016-01-19T16:13:00Z">
        <w:r w:rsidR="00667B20">
          <w:rPr>
            <w:rFonts w:ascii="Times New Roman" w:eastAsia="Times New Roman" w:hAnsi="Times New Roman" w:cs="Times New Roman"/>
            <w:sz w:val="24"/>
            <w:szCs w:val="24"/>
          </w:rPr>
          <w:t>position and latitude</w:t>
        </w:r>
      </w:ins>
      <w:ins w:id="565" w:author="Joey Bernhardt" w:date="2016-01-19T16:12:00Z">
        <w:r w:rsidR="00667B20">
          <w:rPr>
            <w:rFonts w:ascii="Times New Roman" w:eastAsia="Times New Roman" w:hAnsi="Times New Roman" w:cs="Times New Roman"/>
            <w:sz w:val="24"/>
            <w:szCs w:val="24"/>
          </w:rPr>
          <w:t>)</w:t>
        </w:r>
      </w:ins>
      <w:ins w:id="566" w:author="Joey Bernhardt" w:date="2016-01-19T16:11:00Z">
        <w:r w:rsidR="00667B20">
          <w:rPr>
            <w:rFonts w:ascii="Times New Roman" w:eastAsia="Times New Roman" w:hAnsi="Times New Roman" w:cs="Times New Roman"/>
            <w:sz w:val="24"/>
            <w:szCs w:val="24"/>
          </w:rPr>
          <w:t>, the edible portion is restricted to muscle tissue</w:t>
        </w:r>
      </w:ins>
      <w:ins w:id="567" w:author="Joey Bernhardt" w:date="2016-01-19T16:12:00Z">
        <w:r w:rsidR="00667B20">
          <w:rPr>
            <w:rFonts w:ascii="Times New Roman" w:eastAsia="Times New Roman" w:hAnsi="Times New Roman" w:cs="Times New Roman"/>
            <w:sz w:val="24"/>
            <w:szCs w:val="24"/>
          </w:rPr>
          <w:t>, and the concentrations of calcium, iron and zinc are substantially lower.</w:t>
        </w:r>
      </w:ins>
      <w:ins w:id="568" w:author="Joey Bernhardt" w:date="2016-01-19T16:11:00Z">
        <w:r w:rsidR="00667B20">
          <w:rPr>
            <w:rFonts w:ascii="Times New Roman" w:eastAsia="Times New Roman" w:hAnsi="Times New Roman" w:cs="Times New Roman"/>
            <w:sz w:val="24"/>
            <w:szCs w:val="24"/>
          </w:rPr>
          <w:t xml:space="preserve"> </w:t>
        </w:r>
      </w:ins>
    </w:p>
    <w:p w14:paraId="13628641" w14:textId="77777777" w:rsidR="00383684" w:rsidRDefault="00383684" w:rsidP="000329A0">
      <w:pPr>
        <w:pStyle w:val="normal0"/>
        <w:spacing w:line="360" w:lineRule="auto"/>
        <w:rPr>
          <w:ins w:id="569" w:author="Joey Bernhardt" w:date="2016-01-19T16:20:00Z"/>
          <w:rFonts w:ascii="Times New Roman" w:eastAsia="Times New Roman" w:hAnsi="Times New Roman" w:cs="Times New Roman"/>
          <w:sz w:val="24"/>
          <w:szCs w:val="24"/>
        </w:rPr>
      </w:pPr>
    </w:p>
    <w:p w14:paraId="5EE7536B" w14:textId="20BAEDD4" w:rsidR="00383684" w:rsidRPr="00383684" w:rsidRDefault="00383684" w:rsidP="000329A0">
      <w:pPr>
        <w:pStyle w:val="normal0"/>
        <w:spacing w:line="360" w:lineRule="auto"/>
        <w:rPr>
          <w:ins w:id="570" w:author="Joey Bernhardt" w:date="2016-01-19T16:18:00Z"/>
          <w:rFonts w:ascii="Times New Roman" w:eastAsia="Times New Roman" w:hAnsi="Times New Roman" w:cs="Times New Roman"/>
          <w:b/>
          <w:sz w:val="24"/>
          <w:szCs w:val="24"/>
          <w:rPrChange w:id="571" w:author="Joey Bernhardt" w:date="2016-01-19T16:20:00Z">
            <w:rPr>
              <w:ins w:id="572" w:author="Joey Bernhardt" w:date="2016-01-19T16:18:00Z"/>
              <w:rFonts w:ascii="Times New Roman" w:eastAsia="Times New Roman" w:hAnsi="Times New Roman" w:cs="Times New Roman"/>
              <w:sz w:val="24"/>
              <w:szCs w:val="24"/>
            </w:rPr>
          </w:rPrChange>
        </w:rPr>
      </w:pPr>
      <w:ins w:id="573" w:author="Joey Bernhardt" w:date="2016-01-19T16:20:00Z">
        <w:r w:rsidRPr="00383684">
          <w:rPr>
            <w:rFonts w:ascii="Times New Roman" w:eastAsia="Times New Roman" w:hAnsi="Times New Roman" w:cs="Times New Roman"/>
            <w:b/>
            <w:sz w:val="24"/>
            <w:szCs w:val="24"/>
            <w:rPrChange w:id="574" w:author="Joey Bernhardt" w:date="2016-01-19T16:20:00Z">
              <w:rPr>
                <w:rFonts w:ascii="Times New Roman" w:eastAsia="Times New Roman" w:hAnsi="Times New Roman" w:cs="Times New Roman"/>
                <w:sz w:val="24"/>
                <w:szCs w:val="24"/>
              </w:rPr>
            </w:rPrChange>
          </w:rPr>
          <w:t>Nutrient variability in the context of dietary reference intakes</w:t>
        </w:r>
      </w:ins>
    </w:p>
    <w:p w14:paraId="4E212BA2" w14:textId="77777777" w:rsidR="00383684" w:rsidRPr="00DC1B3B" w:rsidRDefault="00383684" w:rsidP="00383684">
      <w:pPr>
        <w:pStyle w:val="normal0"/>
        <w:spacing w:line="360" w:lineRule="auto"/>
        <w:rPr>
          <w:rFonts w:ascii="Times New Roman" w:eastAsia="Times New Roman" w:hAnsi="Times New Roman" w:cs="Times New Roman"/>
          <w:sz w:val="24"/>
          <w:szCs w:val="24"/>
        </w:rPr>
      </w:pPr>
      <w:moveToRangeStart w:id="575" w:author="Joey Bernhardt" w:date="2016-01-19T16:20:00Z" w:name="move314839729"/>
      <w:moveTo w:id="576" w:author="Joey Bernhardt" w:date="2016-01-19T16:20:00Z">
        <w:r w:rsidRPr="00DC1B3B">
          <w:rPr>
            <w:rFonts w:ascii="Times New Roman" w:eastAsia="Times New Roman" w:hAnsi="Times New Roman" w:cs="Times New Roman"/>
            <w:sz w:val="24"/>
            <w:szCs w:val="24"/>
          </w:rPr>
          <w:t>In the context of DRI, very few species reach 25% of DRI for more than one micronutrient in a single portion. This means that to achieve RDI targets for a broad range of micronutrients, human diets must contain a variety of seafood species.</w:t>
        </w:r>
      </w:moveTo>
    </w:p>
    <w:p w14:paraId="6993C5AF" w14:textId="77777777" w:rsidR="00383684" w:rsidRDefault="00383684" w:rsidP="00383684">
      <w:pPr>
        <w:pStyle w:val="normal0"/>
        <w:spacing w:line="360" w:lineRule="auto"/>
        <w:rPr>
          <w:ins w:id="577" w:author="Joey Bernhardt" w:date="2016-01-19T16:21:00Z"/>
          <w:rFonts w:ascii="Times New Roman" w:eastAsia="Times New Roman" w:hAnsi="Times New Roman" w:cs="Times New Roman"/>
          <w:sz w:val="24"/>
          <w:szCs w:val="24"/>
        </w:rPr>
      </w:pPr>
    </w:p>
    <w:p w14:paraId="19DB7E82" w14:textId="14EF1B56" w:rsidR="00383684" w:rsidRPr="00DC1B3B" w:rsidRDefault="00383684" w:rsidP="00383684">
      <w:pPr>
        <w:pStyle w:val="normal0"/>
        <w:spacing w:line="360" w:lineRule="auto"/>
        <w:rPr>
          <w:ins w:id="578" w:author="Joey Bernhardt" w:date="2016-01-19T16:21:00Z"/>
          <w:rFonts w:ascii="Times New Roman" w:eastAsia="Times New Roman" w:hAnsi="Times New Roman" w:cs="Times New Roman"/>
          <w:sz w:val="24"/>
          <w:szCs w:val="24"/>
        </w:rPr>
      </w:pPr>
      <w:ins w:id="579" w:author="Joey Bernhardt" w:date="2016-01-19T16:21:00Z">
        <w:r w:rsidRPr="00DC1B3B">
          <w:rPr>
            <w:rFonts w:ascii="Times New Roman" w:eastAsia="Times New Roman" w:hAnsi="Times New Roman" w:cs="Times New Roman"/>
            <w:sz w:val="24"/>
            <w:szCs w:val="24"/>
          </w:rPr>
          <w:t>There is a much higher level of functional redundancy for macronutrients than micronutrients</w:t>
        </w:r>
        <w:r>
          <w:rPr>
            <w:rFonts w:ascii="Times New Roman" w:eastAsia="Times New Roman" w:hAnsi="Times New Roman" w:cs="Times New Roman"/>
            <w:sz w:val="24"/>
            <w:szCs w:val="24"/>
          </w:rPr>
          <w:t xml:space="preserve">. The DRI for protein was reached in almost all species in our dataset. In contrast, the DRI for iron/zinc was only reached in X species. </w:t>
        </w:r>
      </w:ins>
    </w:p>
    <w:p w14:paraId="53057393" w14:textId="77777777" w:rsidR="00383684" w:rsidRPr="00DC1B3B" w:rsidRDefault="00383684" w:rsidP="00383684">
      <w:pPr>
        <w:pStyle w:val="normal0"/>
        <w:spacing w:line="360" w:lineRule="auto"/>
        <w:rPr>
          <w:rFonts w:ascii="Times New Roman" w:eastAsia="Times New Roman" w:hAnsi="Times New Roman" w:cs="Times New Roman"/>
          <w:sz w:val="24"/>
          <w:szCs w:val="24"/>
        </w:rPr>
      </w:pPr>
    </w:p>
    <w:moveToRangeEnd w:id="575"/>
    <w:p w14:paraId="45C51D71" w14:textId="4369EE6C" w:rsidR="00383684" w:rsidRDefault="00383684" w:rsidP="000329A0">
      <w:pPr>
        <w:pStyle w:val="normal0"/>
        <w:spacing w:line="360" w:lineRule="auto"/>
        <w:rPr>
          <w:ins w:id="580" w:author="Joey Bernhardt" w:date="2016-01-19T16:22:00Z"/>
          <w:rFonts w:ascii="Times New Roman" w:eastAsia="Times New Roman" w:hAnsi="Times New Roman" w:cs="Times New Roman"/>
          <w:sz w:val="24"/>
          <w:szCs w:val="24"/>
        </w:rPr>
      </w:pPr>
      <w:ins w:id="581" w:author="Joey Bernhardt" w:date="2016-01-19T16:22:00Z">
        <w:r>
          <w:rPr>
            <w:rFonts w:ascii="Times New Roman" w:eastAsia="Times New Roman" w:hAnsi="Times New Roman" w:cs="Times New Roman"/>
            <w:sz w:val="24"/>
            <w:szCs w:val="24"/>
          </w:rPr>
          <w:t xml:space="preserve">Some groups were more likely to reach DRI targets. For example, X% of the </w:t>
        </w:r>
        <w:proofErr w:type="spellStart"/>
        <w:r>
          <w:rPr>
            <w:rFonts w:ascii="Times New Roman" w:eastAsia="Times New Roman" w:hAnsi="Times New Roman" w:cs="Times New Roman"/>
            <w:sz w:val="24"/>
            <w:szCs w:val="24"/>
          </w:rPr>
          <w:t>molluscs</w:t>
        </w:r>
        <w:proofErr w:type="spellEnd"/>
        <w:r>
          <w:rPr>
            <w:rFonts w:ascii="Times New Roman" w:eastAsia="Times New Roman" w:hAnsi="Times New Roman" w:cs="Times New Roman"/>
            <w:sz w:val="24"/>
            <w:szCs w:val="24"/>
          </w:rPr>
          <w:t xml:space="preserve"> reached DRI while only X percent of the finfish reached DRI targets. </w:t>
        </w:r>
      </w:ins>
    </w:p>
    <w:p w14:paraId="49C270B0" w14:textId="77777777" w:rsidR="00383684" w:rsidRDefault="00383684" w:rsidP="000329A0">
      <w:pPr>
        <w:pStyle w:val="normal0"/>
        <w:spacing w:line="360" w:lineRule="auto"/>
        <w:rPr>
          <w:ins w:id="582" w:author="Joey Bernhardt" w:date="2016-01-19T16:22:00Z"/>
          <w:rFonts w:ascii="Times New Roman" w:eastAsia="Times New Roman" w:hAnsi="Times New Roman" w:cs="Times New Roman"/>
          <w:sz w:val="24"/>
          <w:szCs w:val="24"/>
        </w:rPr>
      </w:pPr>
    </w:p>
    <w:p w14:paraId="51EC80F2" w14:textId="70901214" w:rsidR="00383684" w:rsidRDefault="00383684" w:rsidP="000329A0">
      <w:pPr>
        <w:pStyle w:val="normal0"/>
        <w:spacing w:line="360" w:lineRule="auto"/>
        <w:rPr>
          <w:ins w:id="583" w:author="Joey Bernhardt" w:date="2016-01-19T16:24:00Z"/>
          <w:rFonts w:ascii="Times New Roman" w:eastAsia="Times New Roman" w:hAnsi="Times New Roman" w:cs="Times New Roman"/>
          <w:sz w:val="24"/>
          <w:szCs w:val="24"/>
        </w:rPr>
      </w:pPr>
      <w:ins w:id="584" w:author="Joey Bernhardt" w:date="2016-01-19T16:22:00Z">
        <w:r>
          <w:rPr>
            <w:rFonts w:ascii="Times New Roman" w:eastAsia="Times New Roman" w:hAnsi="Times New Roman" w:cs="Times New Roman"/>
            <w:sz w:val="24"/>
            <w:szCs w:val="24"/>
          </w:rPr>
          <w:t xml:space="preserve">This means that human diets that contain more species are more likely to reach a broach range of </w:t>
        </w:r>
      </w:ins>
      <w:ins w:id="585" w:author="Joey Bernhardt" w:date="2016-01-19T16:23:00Z">
        <w:r>
          <w:rPr>
            <w:rFonts w:ascii="Times New Roman" w:eastAsia="Times New Roman" w:hAnsi="Times New Roman" w:cs="Times New Roman"/>
            <w:sz w:val="24"/>
            <w:szCs w:val="24"/>
          </w:rPr>
          <w:t>micronutrient</w:t>
        </w:r>
      </w:ins>
      <w:ins w:id="586" w:author="Joey Bernhardt" w:date="2016-01-19T16:22:00Z">
        <w:r>
          <w:rPr>
            <w:rFonts w:ascii="Times New Roman" w:eastAsia="Times New Roman" w:hAnsi="Times New Roman" w:cs="Times New Roman"/>
            <w:sz w:val="24"/>
            <w:szCs w:val="24"/>
          </w:rPr>
          <w:t xml:space="preserve"> </w:t>
        </w:r>
      </w:ins>
      <w:ins w:id="587" w:author="Joey Bernhardt" w:date="2016-01-19T16:23:00Z">
        <w:r>
          <w:rPr>
            <w:rFonts w:ascii="Times New Roman" w:eastAsia="Times New Roman" w:hAnsi="Times New Roman" w:cs="Times New Roman"/>
            <w:sz w:val="24"/>
            <w:szCs w:val="24"/>
          </w:rPr>
          <w:t>DRIs.</w:t>
        </w:r>
      </w:ins>
    </w:p>
    <w:p w14:paraId="5BF3C94A" w14:textId="77777777" w:rsidR="00383684" w:rsidRDefault="00383684" w:rsidP="000329A0">
      <w:pPr>
        <w:pStyle w:val="normal0"/>
        <w:spacing w:line="360" w:lineRule="auto"/>
        <w:rPr>
          <w:ins w:id="588" w:author="Joey Bernhardt" w:date="2016-01-19T16:24:00Z"/>
          <w:rFonts w:ascii="Times New Roman" w:eastAsia="Times New Roman" w:hAnsi="Times New Roman" w:cs="Times New Roman"/>
          <w:sz w:val="24"/>
          <w:szCs w:val="24"/>
        </w:rPr>
      </w:pPr>
    </w:p>
    <w:p w14:paraId="327DFC51" w14:textId="4DC497DE" w:rsidR="00383684" w:rsidRDefault="00383684" w:rsidP="000329A0">
      <w:pPr>
        <w:pStyle w:val="normal0"/>
        <w:spacing w:line="360" w:lineRule="auto"/>
        <w:rPr>
          <w:ins w:id="589" w:author="Joey Bernhardt" w:date="2016-01-19T16:07:00Z"/>
          <w:rFonts w:ascii="Times New Roman" w:eastAsia="Times New Roman" w:hAnsi="Times New Roman" w:cs="Times New Roman"/>
          <w:sz w:val="24"/>
          <w:szCs w:val="24"/>
        </w:rPr>
      </w:pPr>
      <w:ins w:id="590" w:author="Joey Bernhardt" w:date="2016-01-19T16:24:00Z">
        <w:r>
          <w:rPr>
            <w:rFonts w:ascii="Times New Roman" w:eastAsia="Times New Roman" w:hAnsi="Times New Roman" w:cs="Times New Roman"/>
            <w:sz w:val="24"/>
            <w:szCs w:val="24"/>
          </w:rPr>
          <w:t xml:space="preserve">Talk about patterns of human consumption of seafood (i.e. global </w:t>
        </w:r>
        <w:proofErr w:type="spellStart"/>
        <w:r>
          <w:rPr>
            <w:rFonts w:ascii="Times New Roman" w:eastAsia="Times New Roman" w:hAnsi="Times New Roman" w:cs="Times New Roman"/>
            <w:sz w:val="24"/>
            <w:szCs w:val="24"/>
          </w:rPr>
          <w:t>vs</w:t>
        </w:r>
        <w:proofErr w:type="spellEnd"/>
        <w:r>
          <w:rPr>
            <w:rFonts w:ascii="Times New Roman" w:eastAsia="Times New Roman" w:hAnsi="Times New Roman" w:cs="Times New Roman"/>
            <w:sz w:val="24"/>
            <w:szCs w:val="24"/>
          </w:rPr>
          <w:t xml:space="preserve"> local diets)</w:t>
        </w:r>
      </w:ins>
    </w:p>
    <w:p w14:paraId="469C5E2D" w14:textId="77777777" w:rsidR="00667B20" w:rsidRDefault="00667B20" w:rsidP="000329A0">
      <w:pPr>
        <w:pStyle w:val="normal0"/>
        <w:spacing w:line="360" w:lineRule="auto"/>
        <w:rPr>
          <w:ins w:id="591" w:author="Joey Bernhardt" w:date="2016-01-19T16:24:00Z"/>
          <w:rFonts w:ascii="Times New Roman" w:eastAsia="Times New Roman" w:hAnsi="Times New Roman" w:cs="Times New Roman"/>
          <w:sz w:val="24"/>
          <w:szCs w:val="24"/>
        </w:rPr>
      </w:pPr>
    </w:p>
    <w:p w14:paraId="16C393DA" w14:textId="6FEA7E49" w:rsidR="00383684" w:rsidRDefault="00383684" w:rsidP="000329A0">
      <w:pPr>
        <w:pStyle w:val="normal0"/>
        <w:spacing w:line="360" w:lineRule="auto"/>
        <w:rPr>
          <w:ins w:id="592" w:author="Joey Bernhardt" w:date="2016-01-19T16:24:00Z"/>
          <w:rFonts w:ascii="Times New Roman" w:eastAsia="Times New Roman" w:hAnsi="Times New Roman" w:cs="Times New Roman"/>
          <w:sz w:val="24"/>
          <w:szCs w:val="24"/>
        </w:rPr>
      </w:pPr>
      <w:ins w:id="593" w:author="Joey Bernhardt" w:date="2016-01-19T16:24:00Z">
        <w:r>
          <w:rPr>
            <w:rFonts w:ascii="Times New Roman" w:eastAsia="Times New Roman" w:hAnsi="Times New Roman" w:cs="Times New Roman"/>
            <w:sz w:val="24"/>
            <w:szCs w:val="24"/>
          </w:rPr>
          <w:t xml:space="preserve">Implications of anthropogenic impacts on nutritional benefits from aquatic </w:t>
        </w:r>
        <w:proofErr w:type="spellStart"/>
        <w:r>
          <w:rPr>
            <w:rFonts w:ascii="Times New Roman" w:eastAsia="Times New Roman" w:hAnsi="Times New Roman" w:cs="Times New Roman"/>
            <w:sz w:val="24"/>
            <w:szCs w:val="24"/>
          </w:rPr>
          <w:t>ecosytems</w:t>
        </w:r>
        <w:proofErr w:type="spellEnd"/>
      </w:ins>
    </w:p>
    <w:p w14:paraId="32F80527" w14:textId="038E7669" w:rsidR="00383684" w:rsidRDefault="00383684" w:rsidP="000329A0">
      <w:pPr>
        <w:pStyle w:val="normal0"/>
        <w:spacing w:line="360" w:lineRule="auto"/>
        <w:rPr>
          <w:ins w:id="594" w:author="Joey Bernhardt" w:date="2016-01-19T16:26:00Z"/>
          <w:rFonts w:ascii="Times New Roman" w:eastAsia="Times New Roman" w:hAnsi="Times New Roman" w:cs="Times New Roman"/>
          <w:sz w:val="24"/>
          <w:szCs w:val="24"/>
        </w:rPr>
      </w:pPr>
      <w:ins w:id="595" w:author="Joey Bernhardt" w:date="2016-01-19T16:26:00Z">
        <w:r>
          <w:rPr>
            <w:rFonts w:ascii="Times New Roman" w:eastAsia="Times New Roman" w:hAnsi="Times New Roman" w:cs="Times New Roman"/>
            <w:sz w:val="24"/>
            <w:szCs w:val="24"/>
          </w:rPr>
          <w:t>Identifying the axes that influence nutrient content of aquatic taxa reveals that the supply of some nutrients might be more vulnerable to climate change/overfishing/</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 xml:space="preserve"> than others.</w:t>
        </w:r>
      </w:ins>
    </w:p>
    <w:p w14:paraId="3A9F1251" w14:textId="77777777" w:rsidR="00383684" w:rsidRDefault="00383684" w:rsidP="000329A0">
      <w:pPr>
        <w:pStyle w:val="normal0"/>
        <w:spacing w:line="360" w:lineRule="auto"/>
        <w:rPr>
          <w:ins w:id="596" w:author="Joey Bernhardt" w:date="2016-01-19T16:28:00Z"/>
          <w:rFonts w:ascii="Times New Roman" w:eastAsia="Times New Roman" w:hAnsi="Times New Roman" w:cs="Times New Roman"/>
          <w:sz w:val="24"/>
          <w:szCs w:val="24"/>
        </w:rPr>
      </w:pPr>
    </w:p>
    <w:p w14:paraId="1F22D34D" w14:textId="77777777" w:rsidR="000F0189" w:rsidRPr="00DC1B3B" w:rsidRDefault="000F0189" w:rsidP="000F0189">
      <w:pPr>
        <w:pStyle w:val="normal0"/>
        <w:spacing w:line="360" w:lineRule="auto"/>
        <w:rPr>
          <w:ins w:id="597" w:author="Joey Bernhardt" w:date="2016-01-19T16:28:00Z"/>
          <w:rFonts w:ascii="Times New Roman" w:eastAsia="Times New Roman" w:hAnsi="Times New Roman" w:cs="Times New Roman"/>
          <w:sz w:val="24"/>
          <w:szCs w:val="24"/>
        </w:rPr>
      </w:pPr>
      <w:ins w:id="598" w:author="Joey Bernhardt" w:date="2016-01-19T16:28:00Z">
        <w:r w:rsidRPr="00DC1B3B">
          <w:rPr>
            <w:rFonts w:ascii="Times New Roman" w:eastAsia="Times New Roman" w:hAnsi="Times New Roman" w:cs="Times New Roman"/>
            <w:sz w:val="24"/>
            <w:szCs w:val="24"/>
          </w:rPr>
          <w:t>Need a stronger stoichiometric framework for micronutrients.</w:t>
        </w:r>
      </w:ins>
    </w:p>
    <w:p w14:paraId="563FC104" w14:textId="77777777" w:rsidR="000F0189" w:rsidRPr="00DC1B3B" w:rsidRDefault="000F0189" w:rsidP="000F0189">
      <w:pPr>
        <w:pStyle w:val="normal0"/>
        <w:spacing w:line="360" w:lineRule="auto"/>
        <w:rPr>
          <w:ins w:id="599" w:author="Joey Bernhardt" w:date="2016-01-19T16:28:00Z"/>
          <w:rFonts w:ascii="Times New Roman" w:eastAsia="Times New Roman" w:hAnsi="Times New Roman" w:cs="Times New Roman"/>
          <w:sz w:val="24"/>
          <w:szCs w:val="24"/>
        </w:rPr>
      </w:pPr>
    </w:p>
    <w:p w14:paraId="66DC9CA7" w14:textId="77777777" w:rsidR="000F0189" w:rsidRPr="00DC1B3B" w:rsidRDefault="000F0189" w:rsidP="000F0189">
      <w:pPr>
        <w:pStyle w:val="normal0"/>
        <w:spacing w:line="360" w:lineRule="auto"/>
        <w:rPr>
          <w:ins w:id="600" w:author="Joey Bernhardt" w:date="2016-01-19T16:28:00Z"/>
          <w:rFonts w:ascii="Times New Roman" w:eastAsia="Times New Roman" w:hAnsi="Times New Roman" w:cs="Times New Roman"/>
          <w:sz w:val="24"/>
          <w:szCs w:val="24"/>
        </w:rPr>
      </w:pPr>
      <w:ins w:id="601" w:author="Joey Bernhardt" w:date="2016-01-19T16:28:00Z">
        <w:r w:rsidRPr="00DC1B3B">
          <w:rPr>
            <w:rFonts w:ascii="Times New Roman" w:eastAsia="Times New Roman" w:hAnsi="Times New Roman" w:cs="Times New Roman"/>
            <w:sz w:val="24"/>
            <w:szCs w:val="24"/>
          </w:rPr>
          <w:t>Both local and global scales</w:t>
        </w:r>
      </w:ins>
    </w:p>
    <w:p w14:paraId="095E3810" w14:textId="77777777" w:rsidR="000F0189" w:rsidRDefault="000F0189" w:rsidP="000329A0">
      <w:pPr>
        <w:pStyle w:val="normal0"/>
        <w:spacing w:line="360" w:lineRule="auto"/>
        <w:rPr>
          <w:ins w:id="602" w:author="Joey Bernhardt" w:date="2016-01-19T16:27:00Z"/>
          <w:rFonts w:ascii="Times New Roman" w:eastAsia="Times New Roman" w:hAnsi="Times New Roman" w:cs="Times New Roman"/>
          <w:sz w:val="24"/>
          <w:szCs w:val="24"/>
        </w:rPr>
      </w:pPr>
    </w:p>
    <w:p w14:paraId="0B614A7A" w14:textId="77777777" w:rsidR="00383684" w:rsidRDefault="00383684" w:rsidP="000329A0">
      <w:pPr>
        <w:pStyle w:val="normal0"/>
        <w:spacing w:line="360" w:lineRule="auto"/>
        <w:rPr>
          <w:ins w:id="603" w:author="Joey Bernhardt" w:date="2016-01-19T16:28:00Z"/>
          <w:rFonts w:ascii="Times New Roman" w:eastAsia="Times New Roman" w:hAnsi="Times New Roman" w:cs="Times New Roman"/>
          <w:sz w:val="24"/>
          <w:szCs w:val="24"/>
        </w:rPr>
      </w:pPr>
      <w:bookmarkStart w:id="604" w:name="_GoBack"/>
      <w:bookmarkEnd w:id="604"/>
    </w:p>
    <w:p w14:paraId="10260856" w14:textId="00E56609" w:rsidR="007A6867" w:rsidRDefault="007A6867" w:rsidP="000329A0">
      <w:pPr>
        <w:pStyle w:val="normal0"/>
        <w:spacing w:line="360" w:lineRule="auto"/>
        <w:rPr>
          <w:ins w:id="605" w:author="Joey Bernhardt" w:date="2016-01-19T16:28:00Z"/>
          <w:rFonts w:ascii="Times New Roman" w:eastAsia="Times New Roman" w:hAnsi="Times New Roman" w:cs="Times New Roman"/>
          <w:sz w:val="24"/>
          <w:szCs w:val="24"/>
        </w:rPr>
      </w:pPr>
      <w:ins w:id="606" w:author="Joey Bernhardt" w:date="2016-01-19T16:28:00Z">
        <w:r>
          <w:rPr>
            <w:rFonts w:ascii="Times New Roman" w:eastAsia="Times New Roman" w:hAnsi="Times New Roman" w:cs="Times New Roman"/>
            <w:sz w:val="24"/>
            <w:szCs w:val="24"/>
          </w:rPr>
          <w:t>In conclusion, this study provides the first global assessment of patterns in nutrient content of aquatic species. Our results reveal that not all fish species are equally nutritionally value to humans and that increasing the number of seafood species in the human diet will increase the likelihood of reaching a broad range of nutritional benefits.</w:t>
        </w:r>
      </w:ins>
    </w:p>
    <w:p w14:paraId="1E1A9739" w14:textId="77777777" w:rsidR="007A6867" w:rsidRDefault="007A6867" w:rsidP="000329A0">
      <w:pPr>
        <w:pStyle w:val="normal0"/>
        <w:spacing w:line="360" w:lineRule="auto"/>
        <w:rPr>
          <w:ins w:id="607" w:author="Joey Bernhardt" w:date="2016-01-19T16:28:00Z"/>
          <w:rFonts w:ascii="Times New Roman" w:eastAsia="Times New Roman" w:hAnsi="Times New Roman" w:cs="Times New Roman"/>
          <w:sz w:val="24"/>
          <w:szCs w:val="24"/>
        </w:rPr>
      </w:pPr>
    </w:p>
    <w:p w14:paraId="7D282039" w14:textId="77777777" w:rsidR="007A6867" w:rsidRDefault="007A6867" w:rsidP="000329A0">
      <w:pPr>
        <w:pStyle w:val="normal0"/>
        <w:spacing w:line="360" w:lineRule="auto"/>
        <w:rPr>
          <w:ins w:id="608" w:author="Joey Bernhardt" w:date="2016-01-19T16:28:00Z"/>
          <w:rFonts w:ascii="Times New Roman" w:eastAsia="Times New Roman" w:hAnsi="Times New Roman" w:cs="Times New Roman"/>
          <w:sz w:val="24"/>
          <w:szCs w:val="24"/>
        </w:rPr>
      </w:pPr>
    </w:p>
    <w:p w14:paraId="07692598" w14:textId="77777777" w:rsidR="007A6867" w:rsidRDefault="007A6867" w:rsidP="000329A0">
      <w:pPr>
        <w:pStyle w:val="normal0"/>
        <w:spacing w:line="360" w:lineRule="auto"/>
        <w:rPr>
          <w:ins w:id="609" w:author="Joey Bernhardt" w:date="2016-01-19T16:09:00Z"/>
          <w:rFonts w:ascii="Times New Roman" w:eastAsia="Times New Roman" w:hAnsi="Times New Roman" w:cs="Times New Roman"/>
          <w:sz w:val="24"/>
          <w:szCs w:val="24"/>
        </w:rPr>
      </w:pPr>
    </w:p>
    <w:p w14:paraId="1401BF3B" w14:textId="5DB01181" w:rsidR="000329A0" w:rsidRPr="00FD404E" w:rsidRDefault="000329A0" w:rsidP="000329A0">
      <w:pPr>
        <w:pStyle w:val="normal0"/>
        <w:spacing w:line="360" w:lineRule="auto"/>
        <w:rPr>
          <w:ins w:id="610" w:author="Joey Bernhardt" w:date="2016-01-19T16:03:00Z"/>
          <w:rFonts w:ascii="Times New Roman" w:hAnsi="Times New Roman" w:cs="Times New Roman"/>
          <w:i/>
          <w:sz w:val="24"/>
          <w:szCs w:val="24"/>
          <w:rPrChange w:id="611" w:author="Joey Bernhardt" w:date="2016-01-19T16:17:00Z">
            <w:rPr>
              <w:ins w:id="612" w:author="Joey Bernhardt" w:date="2016-01-19T16:03:00Z"/>
              <w:rFonts w:ascii="Times New Roman" w:hAnsi="Times New Roman" w:cs="Times New Roman"/>
              <w:sz w:val="24"/>
              <w:szCs w:val="24"/>
            </w:rPr>
          </w:rPrChange>
        </w:rPr>
      </w:pPr>
      <w:proofErr w:type="gramStart"/>
      <w:ins w:id="613" w:author="Joey Bernhardt" w:date="2016-01-19T16:03:00Z">
        <w:r w:rsidRPr="00FD404E">
          <w:rPr>
            <w:rFonts w:ascii="Times New Roman" w:eastAsia="Times New Roman" w:hAnsi="Times New Roman" w:cs="Times New Roman"/>
            <w:i/>
            <w:sz w:val="24"/>
            <w:szCs w:val="24"/>
            <w:rPrChange w:id="614" w:author="Joey Bernhardt" w:date="2016-01-19T16:17:00Z">
              <w:rPr>
                <w:rFonts w:ascii="Times New Roman" w:eastAsia="Times New Roman" w:hAnsi="Times New Roman" w:cs="Times New Roman"/>
                <w:sz w:val="24"/>
                <w:szCs w:val="24"/>
              </w:rPr>
            </w:rPrChange>
          </w:rPr>
          <w:t>so</w:t>
        </w:r>
        <w:proofErr w:type="gramEnd"/>
        <w:r w:rsidRPr="00FD404E">
          <w:rPr>
            <w:rFonts w:ascii="Times New Roman" w:eastAsia="Times New Roman" w:hAnsi="Times New Roman" w:cs="Times New Roman"/>
            <w:i/>
            <w:sz w:val="24"/>
            <w:szCs w:val="24"/>
            <w:rPrChange w:id="615" w:author="Joey Bernhardt" w:date="2016-01-19T16:17:00Z">
              <w:rPr>
                <w:rFonts w:ascii="Times New Roman" w:eastAsia="Times New Roman" w:hAnsi="Times New Roman" w:cs="Times New Roman"/>
                <w:sz w:val="24"/>
                <w:szCs w:val="24"/>
              </w:rPr>
            </w:rPrChange>
          </w:rPr>
          <w:t xml:space="preserve"> including samples that are not uniform in their inclusion of body parts could increase the range of variability. Nonetheless, the relevant metric of nutritional value from the human perspective is the nutrient content of the edible portion, not the whole body. Thus, documented variability in whole body elemental composition may underestimate the variability in nutritional value of the edible portion.  </w:t>
        </w:r>
      </w:ins>
    </w:p>
    <w:p w14:paraId="25EAAF26" w14:textId="77777777" w:rsidR="008C15B2" w:rsidRPr="00FD404E" w:rsidRDefault="008C15B2" w:rsidP="00B77B19">
      <w:pPr>
        <w:pStyle w:val="normal0"/>
        <w:spacing w:line="360" w:lineRule="auto"/>
        <w:rPr>
          <w:ins w:id="616" w:author="Joey Bernhardt" w:date="2016-01-19T15:51:00Z"/>
          <w:rFonts w:ascii="Times New Roman" w:eastAsia="Times New Roman" w:hAnsi="Times New Roman" w:cs="Times New Roman"/>
          <w:i/>
          <w:sz w:val="24"/>
          <w:szCs w:val="24"/>
          <w:rPrChange w:id="617" w:author="Joey Bernhardt" w:date="2016-01-19T16:17:00Z">
            <w:rPr>
              <w:ins w:id="618" w:author="Joey Bernhardt" w:date="2016-01-19T15:51:00Z"/>
              <w:rFonts w:ascii="Times New Roman" w:eastAsia="Times New Roman" w:hAnsi="Times New Roman" w:cs="Times New Roman"/>
              <w:sz w:val="24"/>
              <w:szCs w:val="24"/>
            </w:rPr>
          </w:rPrChange>
        </w:rPr>
      </w:pPr>
    </w:p>
    <w:p w14:paraId="4D91B5A4" w14:textId="77777777" w:rsidR="00B77B19" w:rsidRPr="00FD404E" w:rsidRDefault="00B77B19" w:rsidP="00B77B19">
      <w:pPr>
        <w:pStyle w:val="normal0"/>
        <w:spacing w:line="360" w:lineRule="auto"/>
        <w:rPr>
          <w:ins w:id="619" w:author="Joey Bernhardt" w:date="2016-01-19T15:50:00Z"/>
          <w:rFonts w:ascii="Times New Roman" w:hAnsi="Times New Roman" w:cs="Times New Roman"/>
          <w:i/>
          <w:sz w:val="24"/>
          <w:szCs w:val="24"/>
          <w:rPrChange w:id="620" w:author="Joey Bernhardt" w:date="2016-01-19T16:17:00Z">
            <w:rPr>
              <w:ins w:id="621" w:author="Joey Bernhardt" w:date="2016-01-19T15:50:00Z"/>
              <w:rFonts w:ascii="Times New Roman" w:hAnsi="Times New Roman" w:cs="Times New Roman"/>
              <w:sz w:val="24"/>
              <w:szCs w:val="24"/>
            </w:rPr>
          </w:rPrChange>
        </w:rPr>
      </w:pPr>
      <w:ins w:id="622" w:author="Joey Bernhardt" w:date="2016-01-19T15:50:00Z">
        <w:r w:rsidRPr="00FD404E">
          <w:rPr>
            <w:rFonts w:ascii="Times New Roman" w:eastAsia="Times New Roman" w:hAnsi="Times New Roman" w:cs="Times New Roman"/>
            <w:i/>
            <w:sz w:val="24"/>
            <w:szCs w:val="24"/>
            <w:rPrChange w:id="623" w:author="Joey Bernhardt" w:date="2016-01-19T16:17:00Z">
              <w:rPr>
                <w:rFonts w:ascii="Times New Roman" w:eastAsia="Times New Roman" w:hAnsi="Times New Roman" w:cs="Times New Roman"/>
                <w:sz w:val="24"/>
                <w:szCs w:val="24"/>
              </w:rPr>
            </w:rPrChange>
          </w:rPr>
          <w:t>Further, our data are for the edible portion of fish, which includes different body tissues depending on the species and its size. Sometimes the edible portion contains organs such as liver and skeleton, sometimes it is just muscle tissue. Nonetheless, in spite of the diversity of fishes included in our analysis, we found that our models had relatively high levels of explanatory power, suggesting that we have identified some traits that have a strong influence on whole body stoichiometry as well as the stoichiometry of the edible portion.</w:t>
        </w:r>
      </w:ins>
    </w:p>
    <w:p w14:paraId="44AB7A0C" w14:textId="77777777" w:rsidR="00395826" w:rsidRDefault="00395826">
      <w:pPr>
        <w:pStyle w:val="normal0"/>
        <w:spacing w:line="360" w:lineRule="auto"/>
        <w:rPr>
          <w:ins w:id="624" w:author="Joey Bernhardt" w:date="2016-01-19T15:50:00Z"/>
          <w:rFonts w:ascii="Times New Roman" w:eastAsia="Times New Roman" w:hAnsi="Times New Roman" w:cs="Times New Roman"/>
          <w:sz w:val="24"/>
          <w:szCs w:val="24"/>
        </w:rPr>
      </w:pPr>
    </w:p>
    <w:p w14:paraId="62464506" w14:textId="77777777" w:rsidR="00A91F6C" w:rsidRPr="00DC1B3B" w:rsidRDefault="00A91F6C">
      <w:pPr>
        <w:pStyle w:val="normal0"/>
        <w:spacing w:line="360" w:lineRule="auto"/>
        <w:rPr>
          <w:rFonts w:ascii="Times New Roman" w:eastAsia="Times New Roman" w:hAnsi="Times New Roman" w:cs="Times New Roman"/>
          <w:sz w:val="24"/>
          <w:szCs w:val="24"/>
        </w:rPr>
      </w:pPr>
    </w:p>
    <w:p w14:paraId="3CD2D3B7" w14:textId="744675C6" w:rsidR="00A91F6C" w:rsidRPr="00DC1B3B" w:rsidDel="00383684" w:rsidRDefault="00A91F6C">
      <w:pPr>
        <w:pStyle w:val="normal0"/>
        <w:spacing w:line="360" w:lineRule="auto"/>
        <w:rPr>
          <w:rFonts w:ascii="Times New Roman" w:eastAsia="Times New Roman" w:hAnsi="Times New Roman" w:cs="Times New Roman"/>
          <w:sz w:val="24"/>
          <w:szCs w:val="24"/>
        </w:rPr>
      </w:pPr>
      <w:moveFromRangeStart w:id="625" w:author="Joey Bernhardt" w:date="2016-01-19T16:20:00Z" w:name="move314839729"/>
      <w:moveFrom w:id="626" w:author="Joey Bernhardt" w:date="2016-01-19T16:20:00Z">
        <w:r w:rsidRPr="00DC1B3B" w:rsidDel="00383684">
          <w:rPr>
            <w:rFonts w:ascii="Times New Roman" w:eastAsia="Times New Roman" w:hAnsi="Times New Roman" w:cs="Times New Roman"/>
            <w:sz w:val="24"/>
            <w:szCs w:val="24"/>
          </w:rPr>
          <w:t>In the context of DRI, very few species reach 25% of DRI for more than one micronutrient in a single portion. This means that to achieve RDI targets for a broad range of micronutrients, human diets must contain a variety of seafood species.</w:t>
        </w:r>
      </w:moveFrom>
    </w:p>
    <w:moveFromRangeEnd w:id="625"/>
    <w:p w14:paraId="23A1D155" w14:textId="77777777" w:rsidR="001D3275" w:rsidRPr="00DC1B3B" w:rsidRDefault="001D3275">
      <w:pPr>
        <w:pStyle w:val="normal0"/>
        <w:spacing w:line="360" w:lineRule="auto"/>
        <w:rPr>
          <w:rFonts w:ascii="Times New Roman" w:eastAsia="Times New Roman" w:hAnsi="Times New Roman" w:cs="Times New Roman"/>
          <w:sz w:val="24"/>
          <w:szCs w:val="24"/>
        </w:rPr>
      </w:pPr>
    </w:p>
    <w:p w14:paraId="36C1E1A4" w14:textId="77777777" w:rsidR="00E0744F" w:rsidRPr="00DC1B3B" w:rsidRDefault="00E0744F">
      <w:pPr>
        <w:pStyle w:val="normal0"/>
        <w:spacing w:line="360" w:lineRule="auto"/>
        <w:rPr>
          <w:ins w:id="627" w:author="Joey Bernhardt" w:date="2015-12-16T12:48:00Z"/>
          <w:rFonts w:ascii="Times New Roman" w:eastAsia="Times New Roman" w:hAnsi="Times New Roman" w:cs="Times New Roman"/>
          <w:sz w:val="24"/>
          <w:szCs w:val="24"/>
        </w:rPr>
      </w:pPr>
    </w:p>
    <w:p w14:paraId="440AA002" w14:textId="77777777" w:rsidR="00387237" w:rsidRPr="00DC1B3B" w:rsidRDefault="00387237">
      <w:pPr>
        <w:pStyle w:val="normal0"/>
        <w:spacing w:line="360" w:lineRule="auto"/>
        <w:rPr>
          <w:ins w:id="628" w:author="Joey Bernhardt" w:date="2015-12-16T12:56:00Z"/>
          <w:rFonts w:ascii="Times New Roman" w:eastAsia="Times New Roman" w:hAnsi="Times New Roman" w:cs="Times New Roman"/>
          <w:sz w:val="24"/>
          <w:szCs w:val="24"/>
        </w:rPr>
      </w:pPr>
    </w:p>
    <w:p w14:paraId="29C61375" w14:textId="18E5B158" w:rsidR="001D3275" w:rsidRPr="00DC1B3B" w:rsidDel="00675478" w:rsidRDefault="001D3275">
      <w:pPr>
        <w:pStyle w:val="normal0"/>
        <w:spacing w:line="360" w:lineRule="auto"/>
        <w:rPr>
          <w:del w:id="629" w:author="Joey Bernhardt" w:date="2015-12-22T15:50:00Z"/>
          <w:rFonts w:ascii="Times New Roman" w:eastAsia="Times New Roman" w:hAnsi="Times New Roman" w:cs="Times New Roman"/>
          <w:sz w:val="24"/>
          <w:szCs w:val="24"/>
        </w:rPr>
      </w:pPr>
    </w:p>
    <w:p w14:paraId="11B55083" w14:textId="288032FC" w:rsidR="00A91F6C" w:rsidRPr="00DC1B3B" w:rsidDel="00675478" w:rsidRDefault="00A91F6C">
      <w:pPr>
        <w:pStyle w:val="normal0"/>
        <w:spacing w:line="360" w:lineRule="auto"/>
        <w:rPr>
          <w:del w:id="630" w:author="Joey Bernhardt" w:date="2015-12-22T15:50:00Z"/>
          <w:rFonts w:ascii="Times New Roman" w:hAnsi="Times New Roman" w:cs="Times New Roman"/>
          <w:sz w:val="24"/>
          <w:szCs w:val="24"/>
          <w:rPrChange w:id="631" w:author="Joey Bernhardt" w:date="2015-12-18T16:08:00Z">
            <w:rPr>
              <w:del w:id="632" w:author="Joey Bernhardt" w:date="2015-12-22T15:50:00Z"/>
            </w:rPr>
          </w:rPrChange>
        </w:rPr>
      </w:pPr>
      <w:del w:id="633" w:author="Joey Bernhardt" w:date="2015-12-22T15:50:00Z">
        <w:r w:rsidRPr="00DC1B3B" w:rsidDel="00675478">
          <w:rPr>
            <w:rFonts w:ascii="Times New Roman" w:eastAsia="Times New Roman" w:hAnsi="Times New Roman" w:cs="Times New Roman"/>
            <w:b/>
            <w:sz w:val="24"/>
            <w:szCs w:val="24"/>
          </w:rPr>
          <w:delText xml:space="preserve">The two axes that most strongly control nutritional content of the edible portion are body size and latitude. In order to meet at least 25% of RDI for a range of nutrients, species must be XX size and come from XX latitude. For calcium, all species that contain 25% of RDI in one portion are 6.43kg or smaller. </w:delText>
        </w:r>
        <w:r w:rsidRPr="00DC1B3B" w:rsidDel="00675478">
          <w:rPr>
            <w:rFonts w:ascii="Times New Roman" w:eastAsia="Times New Roman" w:hAnsi="Times New Roman" w:cs="Times New Roman"/>
            <w:sz w:val="24"/>
            <w:szCs w:val="24"/>
          </w:rPr>
          <w:delText>In contrast to much of the existing work on stoichiometry in fishes, which address patterns of macroelement and macronutrient variability, here we studied variability in microelemental composition. We found even greater levels of variability in micronutrient stoichiometry than have been documented in the literature for macroelements. We found that Calcium content per edible portion varied by more than 500-fold (min=2.99, max=1503.00, median=45.15 mg/100 g). Fatty acids varied by X amount. Essential microelements varied by X fold, while non-essential elements such as mercury varied by X amount. It is possible that we found higher levels of variability than have been previously documented because we focused on micronutrients, which may be more variable across taxa than macronutrients due to their higher degree of functional specificity or lower level of homeostasis (Karimi et al. 2006). In addition, we sampled fishes over a much greater range of taxa, body sizes, geographic origins etc. Further, our data are for the edible portion of fish, which includes different body tissues depending on the species and its size. Sometimes the edible portion contains organs such as liver and skeleton, sometimes it is just muscle tissue. Nonetheless, in spite of the diversity of fishes included in our analysis, we found that our models had relatively high levels of explanatory power, suggesting that we have identified some traits that have a strong influence on whole body stoichiometry as well as the stoichiometry of the edible portion.</w:delText>
        </w:r>
      </w:del>
    </w:p>
    <w:p w14:paraId="22D2F2B2" w14:textId="5930B819" w:rsidR="00A91F6C" w:rsidRPr="00DC1B3B" w:rsidDel="00675478" w:rsidRDefault="00A91F6C">
      <w:pPr>
        <w:spacing w:line="360" w:lineRule="auto"/>
        <w:rPr>
          <w:del w:id="634" w:author="Joey Bernhardt" w:date="2015-12-22T15:50:00Z"/>
          <w:rFonts w:ascii="Times New Roman" w:hAnsi="Times New Roman" w:cs="Times New Roman"/>
          <w:b/>
        </w:rPr>
        <w:pPrChange w:id="635" w:author="Joey Bernhardt" w:date="2015-12-18T16:24:00Z">
          <w:pPr/>
        </w:pPrChange>
      </w:pPr>
    </w:p>
    <w:p w14:paraId="68BF56A6" w14:textId="697CD167" w:rsidR="00EE6A99" w:rsidRPr="00DC1B3B" w:rsidDel="00675478" w:rsidRDefault="00EE6A99">
      <w:pPr>
        <w:pStyle w:val="normal0"/>
        <w:spacing w:line="360" w:lineRule="auto"/>
        <w:rPr>
          <w:del w:id="636" w:author="Joey Bernhardt" w:date="2015-12-22T15:50:00Z"/>
          <w:rFonts w:ascii="Times New Roman" w:hAnsi="Times New Roman" w:cs="Times New Roman"/>
          <w:sz w:val="24"/>
          <w:szCs w:val="24"/>
          <w:rPrChange w:id="637" w:author="Joey Bernhardt" w:date="2015-12-18T16:08:00Z">
            <w:rPr>
              <w:del w:id="638" w:author="Joey Bernhardt" w:date="2015-12-22T15:50:00Z"/>
            </w:rPr>
          </w:rPrChange>
        </w:rPr>
      </w:pPr>
      <w:del w:id="639" w:author="Joey Bernhardt" w:date="2015-12-22T15:50:00Z">
        <w:r w:rsidRPr="00DC1B3B" w:rsidDel="00675478">
          <w:rPr>
            <w:rFonts w:ascii="Times New Roman" w:eastAsia="Times New Roman" w:hAnsi="Times New Roman" w:cs="Times New Roman"/>
            <w:sz w:val="24"/>
            <w:szCs w:val="24"/>
          </w:rPr>
          <w:delText xml:space="preserve">The degree of variability we documented in the edible portion is substantially higher than variability documented among whole body measurements of elemental composition of fishes documented in the ecological literature. This could be due to the fact we are sampling across much broader habitat/latitudinal/phylogenetic ranges, and/or because nutrient deposition is not uniform across body tissues, so including samples that are not uniform in their inclusion of body parts could increase the range of variability. Nonetheless, the relevant metric of nutritional value from the human perspective is the nutrient content of the edible portion, not the whole body. Thus, documented variability in whole body elemental composition may underestimate the variability in nutritional value of the edible portion.  </w:delText>
        </w:r>
      </w:del>
    </w:p>
    <w:p w14:paraId="10A8CC32" w14:textId="589D55F9" w:rsidR="001420E8" w:rsidRPr="00DC1B3B" w:rsidRDefault="001420E8">
      <w:pPr>
        <w:spacing w:line="360" w:lineRule="auto"/>
        <w:rPr>
          <w:ins w:id="640" w:author="Joey Bernhardt" w:date="2015-12-16T09:27:00Z"/>
          <w:rFonts w:ascii="Times New Roman" w:hAnsi="Times New Roman" w:cs="Times New Roman"/>
          <w:b/>
        </w:rPr>
        <w:pPrChange w:id="641" w:author="Joey Bernhardt" w:date="2015-12-18T16:24:00Z">
          <w:pPr/>
        </w:pPrChange>
      </w:pPr>
      <w:ins w:id="642" w:author="Joey Bernhardt" w:date="2015-12-16T09:27:00Z">
        <w:r w:rsidRPr="00DC1B3B">
          <w:rPr>
            <w:rFonts w:ascii="Times New Roman" w:hAnsi="Times New Roman" w:cs="Times New Roman"/>
            <w:b/>
          </w:rPr>
          <w:t>List of figures:</w:t>
        </w:r>
      </w:ins>
    </w:p>
    <w:p w14:paraId="5CDE295A" w14:textId="2F161A7B" w:rsidR="00E0744F" w:rsidRPr="00CD5A59" w:rsidRDefault="00CD5A59">
      <w:pPr>
        <w:spacing w:line="360" w:lineRule="auto"/>
        <w:rPr>
          <w:ins w:id="643" w:author="Joey Bernhardt" w:date="2015-12-18T17:41:00Z"/>
          <w:rFonts w:ascii="Times New Roman" w:hAnsi="Times New Roman" w:cs="Times New Roman"/>
          <w:b/>
          <w:rPrChange w:id="644" w:author="Joey Bernhardt" w:date="2016-01-05T13:01:00Z">
            <w:rPr>
              <w:ins w:id="645" w:author="Joey Bernhardt" w:date="2015-12-18T17:41:00Z"/>
            </w:rPr>
          </w:rPrChange>
        </w:rPr>
        <w:pPrChange w:id="646" w:author="Joey Bernhardt" w:date="2016-01-05T13:01:00Z">
          <w:pPr/>
        </w:pPrChange>
      </w:pPr>
      <w:ins w:id="647" w:author="Joey Bernhardt" w:date="2016-01-05T13:01:00Z">
        <w:r w:rsidRPr="00CD5A59">
          <w:rPr>
            <w:rFonts w:ascii="Times New Roman" w:hAnsi="Times New Roman" w:cs="Times New Roman"/>
            <w:b/>
            <w:rPrChange w:id="648" w:author="Joey Bernhardt" w:date="2016-01-05T13:01:00Z">
              <w:rPr/>
            </w:rPrChange>
          </w:rPr>
          <w:t xml:space="preserve">Figure 1. </w:t>
        </w:r>
      </w:ins>
      <w:ins w:id="649" w:author="Joey Bernhardt" w:date="2015-12-16T12:47:00Z">
        <w:r w:rsidR="00E0744F" w:rsidRPr="00CD5A59">
          <w:rPr>
            <w:rFonts w:ascii="Times New Roman" w:hAnsi="Times New Roman" w:cs="Times New Roman"/>
            <w:b/>
            <w:rPrChange w:id="650" w:author="Joey Bernhardt" w:date="2016-01-05T13:01:00Z">
              <w:rPr/>
            </w:rPrChange>
          </w:rPr>
          <w:t>Boxp</w:t>
        </w:r>
        <w:r w:rsidRPr="00CD5A59">
          <w:rPr>
            <w:rFonts w:ascii="Times New Roman" w:hAnsi="Times New Roman" w:cs="Times New Roman"/>
            <w:b/>
            <w:rPrChange w:id="651" w:author="Joey Bernhardt" w:date="2016-01-05T13:01:00Z">
              <w:rPr/>
            </w:rPrChange>
          </w:rPr>
          <w:t>lot of nutrient concentrations</w:t>
        </w:r>
      </w:ins>
    </w:p>
    <w:p w14:paraId="32F3B383" w14:textId="5A2128E7" w:rsidR="00700CED" w:rsidRDefault="00700CED">
      <w:pPr>
        <w:spacing w:line="360" w:lineRule="auto"/>
        <w:rPr>
          <w:ins w:id="652" w:author="Joey Bernhardt" w:date="2016-01-05T13:02:00Z"/>
          <w:rFonts w:ascii="Times New Roman" w:hAnsi="Times New Roman" w:cs="Times New Roman"/>
          <w:b/>
        </w:rPr>
        <w:pPrChange w:id="653" w:author="Joey Bernhardt" w:date="2015-12-18T17:41:00Z">
          <w:pPr/>
        </w:pPrChange>
      </w:pPr>
      <w:ins w:id="654" w:author="Joey Bernhardt" w:date="2015-12-18T17:42:00Z">
        <w:r>
          <w:rPr>
            <w:rFonts w:ascii="Times New Roman" w:hAnsi="Times New Roman" w:cs="Times New Roman"/>
            <w:b/>
            <w:noProof/>
            <w:lang w:val="en-US"/>
            <w:rPrChange w:id="655" w:author="Unknown">
              <w:rPr>
                <w:noProof/>
                <w:lang w:val="en-US"/>
              </w:rPr>
            </w:rPrChange>
          </w:rPr>
          <w:drawing>
            <wp:inline distT="0" distB="0" distL="0" distR="0" wp14:anchorId="452B0F58" wp14:editId="5ABAF490">
              <wp:extent cx="5486400" cy="41529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nuts-range.png"/>
                      <pic:cNvPicPr/>
                    </pic:nvPicPr>
                    <pic:blipFill>
                      <a:blip r:embed="rId7">
                        <a:extLst>
                          <a:ext uri="{28A0092B-C50C-407E-A947-70E740481C1C}">
                            <a14:useLocalDpi xmlns:a14="http://schemas.microsoft.com/office/drawing/2010/main" val="0"/>
                          </a:ext>
                        </a:extLst>
                      </a:blip>
                      <a:stretch>
                        <a:fillRect/>
                      </a:stretch>
                    </pic:blipFill>
                    <pic:spPr>
                      <a:xfrm>
                        <a:off x="0" y="0"/>
                        <a:ext cx="5486400" cy="4152900"/>
                      </a:xfrm>
                      <a:prstGeom prst="rect">
                        <a:avLst/>
                      </a:prstGeom>
                    </pic:spPr>
                  </pic:pic>
                </a:graphicData>
              </a:graphic>
            </wp:inline>
          </w:drawing>
        </w:r>
      </w:ins>
    </w:p>
    <w:p w14:paraId="14E0979B" w14:textId="77777777" w:rsidR="00CD5A59" w:rsidRDefault="00CD5A59">
      <w:pPr>
        <w:spacing w:line="360" w:lineRule="auto"/>
        <w:rPr>
          <w:ins w:id="656" w:author="Joey Bernhardt" w:date="2016-01-05T13:02:00Z"/>
          <w:rFonts w:ascii="Times New Roman" w:hAnsi="Times New Roman" w:cs="Times New Roman"/>
          <w:b/>
        </w:rPr>
        <w:pPrChange w:id="657" w:author="Joey Bernhardt" w:date="2015-12-18T17:41:00Z">
          <w:pPr/>
        </w:pPrChange>
      </w:pPr>
    </w:p>
    <w:p w14:paraId="0724D9CC" w14:textId="7E772A8F" w:rsidR="00CD5A59" w:rsidRDefault="00CD5A59">
      <w:pPr>
        <w:spacing w:line="360" w:lineRule="auto"/>
        <w:rPr>
          <w:ins w:id="658" w:author="Joey Bernhardt" w:date="2016-01-05T13:02:00Z"/>
          <w:rFonts w:ascii="Times New Roman" w:hAnsi="Times New Roman" w:cs="Times New Roman"/>
          <w:b/>
        </w:rPr>
        <w:pPrChange w:id="659" w:author="Joey Bernhardt" w:date="2015-12-18T17:41:00Z">
          <w:pPr/>
        </w:pPrChange>
      </w:pPr>
      <w:ins w:id="660" w:author="Joey Bernhardt" w:date="2016-01-05T13:02:00Z">
        <w:r>
          <w:rPr>
            <w:rFonts w:ascii="Times New Roman" w:hAnsi="Times New Roman" w:cs="Times New Roman"/>
            <w:b/>
          </w:rPr>
          <w:t xml:space="preserve">Figure 2.  </w:t>
        </w:r>
        <w:r w:rsidRPr="00D44F25">
          <w:rPr>
            <w:rFonts w:ascii="Times New Roman" w:hAnsi="Times New Roman" w:cs="Times New Roman"/>
            <w:b/>
          </w:rPr>
          <w:t>Few species contain reach DRI targets for multiple nutrients</w:t>
        </w:r>
        <w:r>
          <w:rPr>
            <w:rFonts w:ascii="Times New Roman" w:hAnsi="Times New Roman" w:cs="Times New Roman"/>
            <w:b/>
          </w:rPr>
          <w:t xml:space="preserve"> </w:t>
        </w:r>
        <w:r>
          <w:rPr>
            <w:rFonts w:ascii="Times New Roman" w:hAnsi="Times New Roman" w:cs="Times New Roman"/>
            <w:b/>
            <w:noProof/>
            <w:lang w:val="en-US"/>
            <w:rPrChange w:id="661" w:author="Unknown">
              <w:rPr>
                <w:noProof/>
                <w:lang w:val="en-US"/>
              </w:rPr>
            </w:rPrChange>
          </w:rPr>
          <w:drawing>
            <wp:inline distT="0" distB="0" distL="0" distR="0" wp14:anchorId="7864128E" wp14:editId="231DD0D6">
              <wp:extent cx="5486400" cy="36753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DI-targets-barchart.png"/>
                      <pic:cNvPicPr/>
                    </pic:nvPicPr>
                    <pic:blipFill>
                      <a:blip r:embed="rId8">
                        <a:extLst>
                          <a:ext uri="{28A0092B-C50C-407E-A947-70E740481C1C}">
                            <a14:useLocalDpi xmlns:a14="http://schemas.microsoft.com/office/drawing/2010/main" val="0"/>
                          </a:ext>
                        </a:extLst>
                      </a:blip>
                      <a:stretch>
                        <a:fillRect/>
                      </a:stretch>
                    </pic:blipFill>
                    <pic:spPr>
                      <a:xfrm>
                        <a:off x="0" y="0"/>
                        <a:ext cx="5486400" cy="3675380"/>
                      </a:xfrm>
                      <a:prstGeom prst="rect">
                        <a:avLst/>
                      </a:prstGeom>
                    </pic:spPr>
                  </pic:pic>
                </a:graphicData>
              </a:graphic>
            </wp:inline>
          </w:drawing>
        </w:r>
      </w:ins>
    </w:p>
    <w:p w14:paraId="2BC41B56" w14:textId="77777777" w:rsidR="00CD5A59" w:rsidRPr="00700CED" w:rsidRDefault="00CD5A59">
      <w:pPr>
        <w:spacing w:line="360" w:lineRule="auto"/>
        <w:rPr>
          <w:ins w:id="662" w:author="Joey Bernhardt" w:date="2015-12-16T12:57:00Z"/>
          <w:rFonts w:ascii="Times New Roman" w:hAnsi="Times New Roman" w:cs="Times New Roman"/>
          <w:b/>
        </w:rPr>
        <w:pPrChange w:id="663" w:author="Joey Bernhardt" w:date="2015-12-18T17:41:00Z">
          <w:pPr/>
        </w:pPrChange>
      </w:pPr>
    </w:p>
    <w:p w14:paraId="2EE52E5F" w14:textId="5A3A8798" w:rsidR="001D3275" w:rsidRPr="00CD5A59" w:rsidRDefault="001D3275">
      <w:pPr>
        <w:spacing w:line="360" w:lineRule="auto"/>
        <w:rPr>
          <w:ins w:id="664" w:author="Joey Bernhardt" w:date="2015-12-18T17:43:00Z"/>
          <w:rFonts w:ascii="Times New Roman" w:hAnsi="Times New Roman" w:cs="Times New Roman"/>
          <w:b/>
          <w:rPrChange w:id="665" w:author="Joey Bernhardt" w:date="2016-01-05T13:01:00Z">
            <w:rPr>
              <w:ins w:id="666" w:author="Joey Bernhardt" w:date="2015-12-18T17:43:00Z"/>
            </w:rPr>
          </w:rPrChange>
        </w:rPr>
        <w:pPrChange w:id="667" w:author="Joey Bernhardt" w:date="2016-01-05T13:01:00Z">
          <w:pPr/>
        </w:pPrChange>
      </w:pPr>
      <w:ins w:id="668" w:author="Joey Bernhardt" w:date="2015-12-16T12:57:00Z">
        <w:r w:rsidRPr="00CD5A59">
          <w:rPr>
            <w:rFonts w:ascii="Times New Roman" w:hAnsi="Times New Roman" w:cs="Times New Roman"/>
            <w:b/>
            <w:rPrChange w:id="669" w:author="Joey Bernhardt" w:date="2016-01-05T13:01:00Z">
              <w:rPr/>
            </w:rPrChange>
          </w:rPr>
          <w:t>Figure</w:t>
        </w:r>
      </w:ins>
      <w:ins w:id="670" w:author="Joey Bernhardt" w:date="2016-01-05T13:01:00Z">
        <w:r w:rsidR="00CD5A59">
          <w:rPr>
            <w:rFonts w:ascii="Times New Roman" w:hAnsi="Times New Roman" w:cs="Times New Roman"/>
            <w:b/>
          </w:rPr>
          <w:t xml:space="preserve"> 3</w:t>
        </w:r>
      </w:ins>
      <w:ins w:id="671" w:author="Joey Bernhardt" w:date="2016-01-05T13:02:00Z">
        <w:r w:rsidR="00CD5A59">
          <w:rPr>
            <w:rFonts w:ascii="Times New Roman" w:hAnsi="Times New Roman" w:cs="Times New Roman"/>
            <w:b/>
          </w:rPr>
          <w:t>.</w:t>
        </w:r>
      </w:ins>
      <w:ins w:id="672" w:author="Joey Bernhardt" w:date="2016-01-05T13:01:00Z">
        <w:r w:rsidR="00CD5A59">
          <w:rPr>
            <w:rFonts w:ascii="Times New Roman" w:hAnsi="Times New Roman" w:cs="Times New Roman"/>
            <w:b/>
          </w:rPr>
          <w:t xml:space="preserve"> </w:t>
        </w:r>
      </w:ins>
      <w:ins w:id="673" w:author="Joey Bernhardt" w:date="2015-12-16T12:57:00Z">
        <w:r w:rsidR="00CD5A59">
          <w:rPr>
            <w:rFonts w:ascii="Times New Roman" w:hAnsi="Times New Roman" w:cs="Times New Roman"/>
            <w:b/>
          </w:rPr>
          <w:t xml:space="preserve"> S</w:t>
        </w:r>
        <w:r w:rsidRPr="00CD5A59">
          <w:rPr>
            <w:rFonts w:ascii="Times New Roman" w:hAnsi="Times New Roman" w:cs="Times New Roman"/>
            <w:b/>
            <w:rPrChange w:id="674" w:author="Joey Bernhardt" w:date="2016-01-05T13:01:00Z">
              <w:rPr/>
            </w:rPrChange>
          </w:rPr>
          <w:t>hows proportion of body consumed and number of DRI targets</w:t>
        </w:r>
      </w:ins>
    </w:p>
    <w:p w14:paraId="514526D5" w14:textId="149B2262" w:rsidR="00700CED" w:rsidRDefault="00700CED">
      <w:pPr>
        <w:spacing w:line="360" w:lineRule="auto"/>
        <w:rPr>
          <w:ins w:id="675" w:author="Joey Bernhardt" w:date="2016-01-05T13:04:00Z"/>
          <w:rFonts w:ascii="Times New Roman" w:hAnsi="Times New Roman" w:cs="Times New Roman"/>
          <w:b/>
        </w:rPr>
        <w:pPrChange w:id="676" w:author="Joey Bernhardt" w:date="2015-12-18T17:43:00Z">
          <w:pPr/>
        </w:pPrChange>
      </w:pPr>
      <w:ins w:id="677" w:author="Joey Bernhardt" w:date="2015-12-18T17:43:00Z">
        <w:r>
          <w:rPr>
            <w:rFonts w:ascii="Times New Roman" w:hAnsi="Times New Roman" w:cs="Times New Roman"/>
            <w:b/>
            <w:noProof/>
            <w:lang w:val="en-US"/>
            <w:rPrChange w:id="678" w:author="Unknown">
              <w:rPr>
                <w:noProof/>
                <w:lang w:val="en-US"/>
              </w:rPr>
            </w:rPrChange>
          </w:rPr>
          <w:drawing>
            <wp:inline distT="0" distB="0" distL="0" distR="0" wp14:anchorId="1E82D728" wp14:editId="55AB938D">
              <wp:extent cx="5486400" cy="43884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nes.body-RDI.png"/>
                      <pic:cNvPicPr/>
                    </pic:nvPicPr>
                    <pic:blipFill>
                      <a:blip r:embed="rId9">
                        <a:extLst>
                          <a:ext uri="{28A0092B-C50C-407E-A947-70E740481C1C}">
                            <a14:useLocalDpi xmlns:a14="http://schemas.microsoft.com/office/drawing/2010/main" val="0"/>
                          </a:ext>
                        </a:extLst>
                      </a:blip>
                      <a:stretch>
                        <a:fillRect/>
                      </a:stretch>
                    </pic:blipFill>
                    <pic:spPr>
                      <a:xfrm>
                        <a:off x="0" y="0"/>
                        <a:ext cx="5486400" cy="4388485"/>
                      </a:xfrm>
                      <a:prstGeom prst="rect">
                        <a:avLst/>
                      </a:prstGeom>
                    </pic:spPr>
                  </pic:pic>
                </a:graphicData>
              </a:graphic>
            </wp:inline>
          </w:drawing>
        </w:r>
      </w:ins>
    </w:p>
    <w:p w14:paraId="3CA89A46" w14:textId="77777777" w:rsidR="00CD5A59" w:rsidRDefault="00CD5A59">
      <w:pPr>
        <w:spacing w:line="360" w:lineRule="auto"/>
        <w:rPr>
          <w:ins w:id="679" w:author="Joey Bernhardt" w:date="2016-01-05T13:04:00Z"/>
          <w:rFonts w:ascii="Times New Roman" w:hAnsi="Times New Roman" w:cs="Times New Roman"/>
          <w:b/>
        </w:rPr>
        <w:pPrChange w:id="680" w:author="Joey Bernhardt" w:date="2015-12-18T17:43:00Z">
          <w:pPr/>
        </w:pPrChange>
      </w:pPr>
    </w:p>
    <w:p w14:paraId="13536CDE" w14:textId="2429C8CD" w:rsidR="00CD5A59" w:rsidRDefault="00CD5A59" w:rsidP="00CD5A59">
      <w:pPr>
        <w:spacing w:line="360" w:lineRule="auto"/>
        <w:rPr>
          <w:ins w:id="681" w:author="Joey Bernhardt" w:date="2016-01-05T13:04:00Z"/>
          <w:rFonts w:ascii="Times New Roman" w:hAnsi="Times New Roman" w:cs="Times New Roman"/>
          <w:b/>
        </w:rPr>
      </w:pPr>
      <w:ins w:id="682" w:author="Joey Bernhardt" w:date="2016-01-05T13:04:00Z">
        <w:r>
          <w:rPr>
            <w:rFonts w:ascii="Times New Roman" w:hAnsi="Times New Roman" w:cs="Times New Roman"/>
            <w:b/>
          </w:rPr>
          <w:t xml:space="preserve">Figure 4.  </w:t>
        </w:r>
        <w:r w:rsidRPr="00D44F25">
          <w:rPr>
            <w:rFonts w:ascii="Times New Roman" w:hAnsi="Times New Roman" w:cs="Times New Roman"/>
            <w:b/>
          </w:rPr>
          <w:t>Functional groups have distinct multi-nutrient profiles (</w:t>
        </w:r>
        <w:proofErr w:type="spellStart"/>
        <w:r w:rsidRPr="00D44F25">
          <w:rPr>
            <w:rFonts w:ascii="Times New Roman" w:hAnsi="Times New Roman" w:cs="Times New Roman"/>
            <w:b/>
          </w:rPr>
          <w:t>mds</w:t>
        </w:r>
        <w:proofErr w:type="spellEnd"/>
        <w:r w:rsidRPr="00D44F25">
          <w:rPr>
            <w:rFonts w:ascii="Times New Roman" w:hAnsi="Times New Roman" w:cs="Times New Roman"/>
            <w:b/>
          </w:rPr>
          <w:t xml:space="preserve"> plot with finfish/crustaceans/molluscs color coded).</w:t>
        </w:r>
      </w:ins>
    </w:p>
    <w:p w14:paraId="2B333FAE" w14:textId="3417E25A" w:rsidR="00CD5A59" w:rsidRDefault="00CD5A59">
      <w:pPr>
        <w:spacing w:line="360" w:lineRule="auto"/>
        <w:rPr>
          <w:ins w:id="683" w:author="Joey Bernhardt" w:date="2016-01-05T13:04:00Z"/>
          <w:rFonts w:ascii="Times New Roman" w:hAnsi="Times New Roman" w:cs="Times New Roman"/>
          <w:b/>
        </w:rPr>
        <w:pPrChange w:id="684" w:author="Joey Bernhardt" w:date="2015-12-18T17:43:00Z">
          <w:pPr/>
        </w:pPrChange>
      </w:pPr>
    </w:p>
    <w:p w14:paraId="3DB51249" w14:textId="0AC60518" w:rsidR="00D349BD" w:rsidRDefault="00CD5A59">
      <w:pPr>
        <w:spacing w:line="360" w:lineRule="auto"/>
        <w:rPr>
          <w:ins w:id="685" w:author="Joey Bernhardt" w:date="2015-12-28T12:48:00Z"/>
          <w:rFonts w:ascii="Times New Roman" w:hAnsi="Times New Roman" w:cs="Times New Roman"/>
          <w:b/>
        </w:rPr>
        <w:pPrChange w:id="686" w:author="Joey Bernhardt" w:date="2015-12-18T17:43:00Z">
          <w:pPr/>
        </w:pPrChange>
      </w:pPr>
      <w:ins w:id="687" w:author="Joey Bernhardt" w:date="2016-01-05T13:04:00Z">
        <w:r>
          <w:rPr>
            <w:rFonts w:ascii="Times New Roman" w:hAnsi="Times New Roman" w:cs="Times New Roman"/>
            <w:b/>
            <w:noProof/>
            <w:lang w:val="en-US"/>
            <w:rPrChange w:id="688" w:author="Unknown">
              <w:rPr>
                <w:noProof/>
                <w:lang w:val="en-US"/>
              </w:rPr>
            </w:rPrChange>
          </w:rPr>
          <w:drawing>
            <wp:inline distT="0" distB="0" distL="0" distR="0" wp14:anchorId="69BE1686" wp14:editId="139E62AE">
              <wp:extent cx="5486400" cy="4389120"/>
              <wp:effectExtent l="0" t="0" r="0" b="5080"/>
              <wp:docPr id="5" name="Picture 5" descr="Macintosh HD:Users:Joey:Documents:Nutrient_Analysis:subgroupMDSwMol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oey:Documents:Nutrient_Analysis:subgroupMDSwMoll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ins>
    </w:p>
    <w:p w14:paraId="668B5D0C" w14:textId="0AE52C49" w:rsidR="00D349BD" w:rsidRPr="00700CED" w:rsidRDefault="00D349BD">
      <w:pPr>
        <w:spacing w:line="360" w:lineRule="auto"/>
        <w:rPr>
          <w:ins w:id="689" w:author="Joey Bernhardt" w:date="2015-12-16T12:47:00Z"/>
          <w:rFonts w:ascii="Times New Roman" w:hAnsi="Times New Roman" w:cs="Times New Roman"/>
          <w:b/>
        </w:rPr>
        <w:pPrChange w:id="690" w:author="Joey Bernhardt" w:date="2015-12-18T17:43:00Z">
          <w:pPr/>
        </w:pPrChange>
      </w:pPr>
    </w:p>
    <w:p w14:paraId="62818FEB" w14:textId="104A7F26" w:rsidR="00CD5A59" w:rsidRDefault="00CD5A59" w:rsidP="00CD5A59">
      <w:pPr>
        <w:spacing w:line="360" w:lineRule="auto"/>
        <w:rPr>
          <w:ins w:id="691" w:author="Joey Bernhardt" w:date="2016-01-15T10:04:00Z"/>
          <w:rFonts w:ascii="Times New Roman" w:hAnsi="Times New Roman" w:cs="Times New Roman"/>
          <w:b/>
        </w:rPr>
      </w:pPr>
      <w:ins w:id="692" w:author="Joey Bernhardt" w:date="2016-01-05T13:06:00Z">
        <w:r>
          <w:rPr>
            <w:rFonts w:ascii="Times New Roman" w:hAnsi="Times New Roman" w:cs="Times New Roman"/>
            <w:b/>
          </w:rPr>
          <w:t xml:space="preserve">Figure 5. </w:t>
        </w:r>
        <w:r w:rsidRPr="00D44F25">
          <w:rPr>
            <w:rFonts w:ascii="Times New Roman" w:hAnsi="Times New Roman" w:cs="Times New Roman"/>
            <w:b/>
          </w:rPr>
          <w:t>Within functional groups, some traits such body size and latitude are strongly associated with nutritional profile</w:t>
        </w:r>
        <w:r>
          <w:rPr>
            <w:rFonts w:ascii="Times New Roman" w:hAnsi="Times New Roman" w:cs="Times New Roman"/>
            <w:b/>
          </w:rPr>
          <w:t xml:space="preserve"> (fig 5 coefficients plot)</w:t>
        </w:r>
        <w:r w:rsidRPr="00D44F25">
          <w:rPr>
            <w:rFonts w:ascii="Times New Roman" w:hAnsi="Times New Roman" w:cs="Times New Roman"/>
            <w:b/>
          </w:rPr>
          <w:t>.</w:t>
        </w:r>
      </w:ins>
    </w:p>
    <w:p w14:paraId="3D666FDD" w14:textId="1DDE40B6" w:rsidR="00F51F44" w:rsidRDefault="00F51F44" w:rsidP="00CD5A59">
      <w:pPr>
        <w:spacing w:line="360" w:lineRule="auto"/>
        <w:rPr>
          <w:ins w:id="693" w:author="Joey Bernhardt" w:date="2016-01-15T10:04:00Z"/>
          <w:rFonts w:ascii="Times New Roman" w:hAnsi="Times New Roman" w:cs="Times New Roman"/>
          <w:b/>
        </w:rPr>
      </w:pPr>
      <w:ins w:id="694" w:author="Joey Bernhardt" w:date="2016-01-15T10:04:00Z">
        <w:r>
          <w:rPr>
            <w:rFonts w:ascii="Times New Roman" w:hAnsi="Times New Roman" w:cs="Times New Roman"/>
            <w:b/>
            <w:noProof/>
            <w:lang w:val="en-US"/>
            <w:rPrChange w:id="695" w:author="Unknown">
              <w:rPr>
                <w:noProof/>
                <w:lang w:val="en-US"/>
              </w:rPr>
            </w:rPrChange>
          </w:rPr>
          <w:drawing>
            <wp:inline distT="0" distB="0" distL="0" distR="0" wp14:anchorId="72654E45" wp14:editId="0019816C">
              <wp:extent cx="5486400" cy="4568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_length_coefplot.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4568825"/>
                      </a:xfrm>
                      <a:prstGeom prst="rect">
                        <a:avLst/>
                      </a:prstGeom>
                    </pic:spPr>
                  </pic:pic>
                </a:graphicData>
              </a:graphic>
            </wp:inline>
          </w:drawing>
        </w:r>
      </w:ins>
    </w:p>
    <w:p w14:paraId="0B035271" w14:textId="197E7F30" w:rsidR="00F51F44" w:rsidRDefault="00F51F44" w:rsidP="00CD5A59">
      <w:pPr>
        <w:spacing w:line="360" w:lineRule="auto"/>
        <w:rPr>
          <w:ins w:id="696" w:author="Joey Bernhardt" w:date="2016-01-05T13:05:00Z"/>
          <w:rFonts w:ascii="Times New Roman" w:hAnsi="Times New Roman" w:cs="Times New Roman"/>
          <w:b/>
        </w:rPr>
      </w:pPr>
      <w:ins w:id="697" w:author="Joey Bernhardt" w:date="2016-01-15T10:04:00Z">
        <w:r>
          <w:rPr>
            <w:rFonts w:ascii="Times New Roman" w:hAnsi="Times New Roman" w:cs="Times New Roman"/>
            <w:b/>
            <w:noProof/>
            <w:lang w:val="en-US"/>
            <w:rPrChange w:id="698" w:author="Unknown">
              <w:rPr>
                <w:noProof/>
                <w:lang w:val="en-US"/>
              </w:rPr>
            </w:rPrChange>
          </w:rPr>
          <w:drawing>
            <wp:inline distT="0" distB="0" distL="0" distR="0" wp14:anchorId="24E20884" wp14:editId="4552A5B0">
              <wp:extent cx="5486400" cy="3549015"/>
              <wp:effectExtent l="0" t="0" r="0" b="6985"/>
              <wp:docPr id="8" name="Picture 8" descr="Macintosh HD:Users:Joey:Documents:Nutrient_Analysis:figures:coef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ey:Documents:Nutrient_Analysis:figures:coefplo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549015"/>
                      </a:xfrm>
                      <a:prstGeom prst="rect">
                        <a:avLst/>
                      </a:prstGeom>
                      <a:noFill/>
                      <a:ln>
                        <a:noFill/>
                      </a:ln>
                    </pic:spPr>
                  </pic:pic>
                </a:graphicData>
              </a:graphic>
            </wp:inline>
          </w:drawing>
        </w:r>
      </w:ins>
    </w:p>
    <w:p w14:paraId="1F7B2721" w14:textId="3AA16854" w:rsidR="00CD5A59" w:rsidRDefault="00CD5A59" w:rsidP="00CD5A59">
      <w:pPr>
        <w:spacing w:line="360" w:lineRule="auto"/>
        <w:rPr>
          <w:ins w:id="699" w:author="Joey Bernhardt" w:date="2016-01-12T12:22:00Z"/>
          <w:rFonts w:ascii="Times New Roman" w:hAnsi="Times New Roman" w:cs="Times New Roman"/>
          <w:b/>
        </w:rPr>
      </w:pPr>
      <w:ins w:id="700" w:author="Joey Bernhardt" w:date="2016-01-05T13:06:00Z">
        <w:r>
          <w:rPr>
            <w:rFonts w:ascii="Times New Roman" w:hAnsi="Times New Roman" w:cs="Times New Roman"/>
            <w:b/>
            <w:noProof/>
            <w:lang w:val="en-US"/>
            <w:rPrChange w:id="701" w:author="Unknown">
              <w:rPr>
                <w:noProof/>
                <w:lang w:val="en-US"/>
              </w:rPr>
            </w:rPrChange>
          </w:rPr>
          <w:drawing>
            <wp:inline distT="0" distB="0" distL="0" distR="0" wp14:anchorId="5D2C1FA0" wp14:editId="00C6376A">
              <wp:extent cx="5476240" cy="3911600"/>
              <wp:effectExtent l="0" t="0" r="10160" b="0"/>
              <wp:docPr id="6" name="Picture 6" descr="Macintosh HD:Users:Joey:Documents:Nutrient_Analysis:figures:slope_estim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ey:Documents:Nutrient_Analysis:figures:slope_estimat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240" cy="3911600"/>
                      </a:xfrm>
                      <a:prstGeom prst="rect">
                        <a:avLst/>
                      </a:prstGeom>
                      <a:noFill/>
                      <a:ln>
                        <a:noFill/>
                      </a:ln>
                    </pic:spPr>
                  </pic:pic>
                </a:graphicData>
              </a:graphic>
            </wp:inline>
          </w:drawing>
        </w:r>
      </w:ins>
    </w:p>
    <w:p w14:paraId="754F74B1" w14:textId="649B85BC" w:rsidR="00BD14F3" w:rsidRDefault="00BD14F3" w:rsidP="00CD5A59">
      <w:pPr>
        <w:spacing w:line="360" w:lineRule="auto"/>
        <w:rPr>
          <w:ins w:id="702" w:author="Joey Bernhardt" w:date="2016-01-05T13:05:00Z"/>
          <w:rFonts w:ascii="Times New Roman" w:hAnsi="Times New Roman" w:cs="Times New Roman"/>
          <w:b/>
        </w:rPr>
      </w:pPr>
    </w:p>
    <w:p w14:paraId="5298E106" w14:textId="77777777" w:rsidR="00CD5A59" w:rsidRDefault="00CD5A59" w:rsidP="00CD5A59">
      <w:pPr>
        <w:spacing w:line="360" w:lineRule="auto"/>
        <w:rPr>
          <w:ins w:id="703" w:author="Joey Bernhardt" w:date="2016-01-05T13:05:00Z"/>
          <w:rFonts w:ascii="Times New Roman" w:hAnsi="Times New Roman" w:cs="Times New Roman"/>
          <w:b/>
        </w:rPr>
      </w:pPr>
    </w:p>
    <w:p w14:paraId="2D106A5D" w14:textId="77777777" w:rsidR="00CD5A59" w:rsidRPr="00D44F25" w:rsidRDefault="00CD5A59" w:rsidP="00CD5A59">
      <w:pPr>
        <w:spacing w:line="360" w:lineRule="auto"/>
        <w:rPr>
          <w:ins w:id="704" w:author="Joey Bernhardt" w:date="2016-01-05T13:05:00Z"/>
          <w:rFonts w:ascii="Times New Roman" w:hAnsi="Times New Roman" w:cs="Times New Roman"/>
          <w:b/>
        </w:rPr>
      </w:pPr>
      <w:ins w:id="705" w:author="Joey Bernhardt" w:date="2016-01-05T13:05:00Z">
        <w:r>
          <w:rPr>
            <w:rFonts w:ascii="Times New Roman" w:hAnsi="Times New Roman" w:cs="Times New Roman"/>
            <w:b/>
          </w:rPr>
          <w:t xml:space="preserve">Figure 6. </w:t>
        </w:r>
        <w:r w:rsidRPr="00D44F25">
          <w:rPr>
            <w:rFonts w:ascii="Times New Roman" w:hAnsi="Times New Roman" w:cs="Times New Roman"/>
            <w:b/>
          </w:rPr>
          <w:t>Functional group diversity enhances dietary nutritional diversity and nutritional benefits that human communities may derive from seafood assemblages. (</w:t>
        </w:r>
        <w:proofErr w:type="gramStart"/>
        <w:r>
          <w:rPr>
            <w:rFonts w:ascii="Times New Roman" w:hAnsi="Times New Roman" w:cs="Times New Roman"/>
            <w:b/>
          </w:rPr>
          <w:t>fig</w:t>
        </w:r>
        <w:proofErr w:type="gramEnd"/>
        <w:r>
          <w:rPr>
            <w:rFonts w:ascii="Times New Roman" w:hAnsi="Times New Roman" w:cs="Times New Roman"/>
            <w:b/>
          </w:rPr>
          <w:t xml:space="preserve"> 6 </w:t>
        </w:r>
        <w:r w:rsidRPr="00D44F25">
          <w:rPr>
            <w:rFonts w:ascii="Times New Roman" w:hAnsi="Times New Roman" w:cs="Times New Roman"/>
            <w:b/>
          </w:rPr>
          <w:t xml:space="preserve">nutrient accumulation curve). </w:t>
        </w:r>
      </w:ins>
    </w:p>
    <w:p w14:paraId="028A34B1" w14:textId="763D69CA" w:rsidR="00932779" w:rsidRPr="00DC1B3B" w:rsidRDefault="00825FEB">
      <w:pPr>
        <w:pStyle w:val="ListParagraph"/>
        <w:spacing w:line="360" w:lineRule="auto"/>
        <w:rPr>
          <w:ins w:id="706" w:author="Joey Bernhardt" w:date="2015-12-16T09:27:00Z"/>
          <w:rFonts w:ascii="Times New Roman" w:hAnsi="Times New Roman" w:cs="Times New Roman"/>
          <w:b/>
          <w:rPrChange w:id="707" w:author="Joey Bernhardt" w:date="2015-12-18T16:08:00Z">
            <w:rPr>
              <w:ins w:id="708" w:author="Joey Bernhardt" w:date="2015-12-16T09:27:00Z"/>
            </w:rPr>
          </w:rPrChange>
        </w:rPr>
        <w:pPrChange w:id="709" w:author="Joey Bernhardt" w:date="2015-12-19T09:08:00Z">
          <w:pPr/>
        </w:pPrChange>
      </w:pPr>
      <w:ins w:id="710" w:author="Joey Bernhardt" w:date="2015-12-22T10:45:00Z">
        <w:r>
          <w:rPr>
            <w:rFonts w:ascii="Times New Roman" w:hAnsi="Times New Roman" w:cs="Times New Roman"/>
            <w:b/>
            <w:noProof/>
            <w:lang w:val="en-US"/>
            <w:rPrChange w:id="711" w:author="Unknown">
              <w:rPr>
                <w:noProof/>
                <w:lang w:val="en-US"/>
              </w:rPr>
            </w:rPrChange>
          </w:rPr>
          <w:drawing>
            <wp:inline distT="0" distB="0" distL="0" distR="0" wp14:anchorId="19EDFE90" wp14:editId="2E5B3CC9">
              <wp:extent cx="5486400" cy="4389120"/>
              <wp:effectExtent l="0" t="0" r="0" b="5080"/>
              <wp:docPr id="4" name="Picture 4" descr="Macintosh HD:Users:Joey:Documents:Nutrient_Analysis:figures:sac.full.vs.noM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ey:Documents:Nutrient_Analysis:figures:sac.full.vs.noMol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r>
          <w:rPr>
            <w:rFonts w:ascii="Times New Roman" w:hAnsi="Times New Roman" w:cs="Times New Roman"/>
            <w:b/>
            <w:noProof/>
            <w:lang w:val="en-US"/>
            <w:rPrChange w:id="712" w:author="Unknown">
              <w:rPr>
                <w:noProof/>
                <w:lang w:val="en-US"/>
              </w:rPr>
            </w:rPrChange>
          </w:rPr>
          <w:drawing>
            <wp:inline distT="0" distB="0" distL="0" distR="0" wp14:anchorId="2E5934DE" wp14:editId="2EE0BDE4">
              <wp:extent cx="5486400" cy="4389120"/>
              <wp:effectExtent l="0" t="0" r="0" b="5080"/>
              <wp:docPr id="3" name="Picture 3" descr="Macintosh HD:Users:Joey:Documents:Nutrient_Analysis:figures:sac.full.vs.noMo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ey:Documents:Nutrient_Analysis:figures:sac.full.vs.noMoll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ins>
    </w:p>
    <w:p w14:paraId="1C6F6BB6" w14:textId="5FD64852" w:rsidR="00825FEB" w:rsidRPr="00DC1B3B" w:rsidRDefault="00825FEB">
      <w:pPr>
        <w:pStyle w:val="ListParagraph"/>
        <w:spacing w:line="360" w:lineRule="auto"/>
        <w:rPr>
          <w:ins w:id="713" w:author="Joey Bernhardt" w:date="2015-12-16T09:28:00Z"/>
          <w:rFonts w:ascii="Times New Roman" w:hAnsi="Times New Roman" w:cs="Times New Roman"/>
          <w:b/>
        </w:rPr>
        <w:pPrChange w:id="714" w:author="Joey Bernhardt" w:date="2015-12-22T10:52:00Z">
          <w:pPr/>
        </w:pPrChange>
      </w:pPr>
    </w:p>
    <w:p w14:paraId="7421D793" w14:textId="77777777" w:rsidR="00CD5A59" w:rsidRDefault="00CD5A59">
      <w:pPr>
        <w:spacing w:line="360" w:lineRule="auto"/>
        <w:rPr>
          <w:ins w:id="715" w:author="Joey Bernhardt" w:date="2016-01-05T13:06:00Z"/>
          <w:rFonts w:ascii="Times New Roman" w:hAnsi="Times New Roman" w:cs="Times New Roman"/>
          <w:b/>
        </w:rPr>
        <w:pPrChange w:id="716" w:author="Joey Bernhardt" w:date="2016-01-05T13:06:00Z">
          <w:pPr/>
        </w:pPrChange>
      </w:pPr>
      <w:proofErr w:type="spellStart"/>
      <w:ins w:id="717" w:author="Joey Bernhardt" w:date="2016-01-05T13:06:00Z">
        <w:r>
          <w:rPr>
            <w:rFonts w:ascii="Times New Roman" w:hAnsi="Times New Roman" w:cs="Times New Roman"/>
            <w:b/>
          </w:rPr>
          <w:t>Supp</w:t>
        </w:r>
        <w:proofErr w:type="spellEnd"/>
        <w:r>
          <w:rPr>
            <w:rFonts w:ascii="Times New Roman" w:hAnsi="Times New Roman" w:cs="Times New Roman"/>
            <w:b/>
          </w:rPr>
          <w:t xml:space="preserve"> figures?</w:t>
        </w:r>
      </w:ins>
    </w:p>
    <w:p w14:paraId="29D2B17B" w14:textId="5158284C" w:rsidR="001420E8" w:rsidRPr="00CD5A59" w:rsidRDefault="001420E8">
      <w:pPr>
        <w:spacing w:line="360" w:lineRule="auto"/>
        <w:rPr>
          <w:ins w:id="718" w:author="Joey Bernhardt" w:date="2015-12-16T09:28:00Z"/>
          <w:rFonts w:ascii="Times New Roman" w:hAnsi="Times New Roman" w:cs="Times New Roman"/>
          <w:b/>
          <w:rPrChange w:id="719" w:author="Joey Bernhardt" w:date="2016-01-05T13:06:00Z">
            <w:rPr>
              <w:ins w:id="720" w:author="Joey Bernhardt" w:date="2015-12-16T09:28:00Z"/>
            </w:rPr>
          </w:rPrChange>
        </w:rPr>
        <w:pPrChange w:id="721" w:author="Joey Bernhardt" w:date="2016-01-05T13:06:00Z">
          <w:pPr/>
        </w:pPrChange>
      </w:pPr>
      <w:ins w:id="722" w:author="Joey Bernhardt" w:date="2015-12-16T09:28:00Z">
        <w:r w:rsidRPr="00CD5A59">
          <w:rPr>
            <w:rFonts w:ascii="Times New Roman" w:hAnsi="Times New Roman" w:cs="Times New Roman"/>
            <w:b/>
            <w:rPrChange w:id="723" w:author="Joey Bernhardt" w:date="2016-01-05T13:06:00Z">
              <w:rPr/>
            </w:rPrChange>
          </w:rPr>
          <w:t>map of sampling locations</w:t>
        </w:r>
      </w:ins>
    </w:p>
    <w:p w14:paraId="164CC47C" w14:textId="6DE42B95" w:rsidR="001420E8" w:rsidRPr="00DC1B3B" w:rsidRDefault="001420E8">
      <w:pPr>
        <w:pStyle w:val="ListParagraph"/>
        <w:spacing w:line="360" w:lineRule="auto"/>
        <w:rPr>
          <w:ins w:id="724" w:author="Joey Bernhardt" w:date="2015-12-16T09:29:00Z"/>
          <w:rFonts w:ascii="Times New Roman" w:hAnsi="Times New Roman" w:cs="Times New Roman"/>
          <w:b/>
        </w:rPr>
        <w:pPrChange w:id="725" w:author="Joey Bernhardt" w:date="2015-12-18T16:24:00Z">
          <w:pPr/>
        </w:pPrChange>
      </w:pPr>
    </w:p>
    <w:p w14:paraId="06D5AF05" w14:textId="217D3088" w:rsidR="001420E8" w:rsidRPr="00DC1B3B" w:rsidRDefault="001420E8">
      <w:pPr>
        <w:pStyle w:val="ListParagraph"/>
        <w:spacing w:line="360" w:lineRule="auto"/>
        <w:rPr>
          <w:ins w:id="726" w:author="Joey Bernhardt" w:date="2015-12-16T09:29:00Z"/>
          <w:rFonts w:ascii="Times New Roman" w:hAnsi="Times New Roman" w:cs="Times New Roman"/>
          <w:b/>
        </w:rPr>
        <w:pPrChange w:id="727" w:author="Joey Bernhardt" w:date="2015-12-18T16:24:00Z">
          <w:pPr/>
        </w:pPrChange>
      </w:pPr>
      <w:ins w:id="728" w:author="Joey Bernhardt" w:date="2015-12-16T09:29:00Z">
        <w:r w:rsidRPr="00DC1B3B">
          <w:rPr>
            <w:rFonts w:ascii="Times New Roman" w:hAnsi="Times New Roman" w:cs="Times New Roman"/>
            <w:b/>
          </w:rPr>
          <w:t>Tables:</w:t>
        </w:r>
      </w:ins>
    </w:p>
    <w:p w14:paraId="4EA816BD" w14:textId="60AF137A" w:rsidR="001420E8" w:rsidRPr="00DC1B3B" w:rsidRDefault="001420E8">
      <w:pPr>
        <w:pStyle w:val="ListParagraph"/>
        <w:numPr>
          <w:ilvl w:val="0"/>
          <w:numId w:val="4"/>
        </w:numPr>
        <w:spacing w:line="360" w:lineRule="auto"/>
        <w:rPr>
          <w:ins w:id="729" w:author="Joey Bernhardt" w:date="2015-12-16T09:29:00Z"/>
          <w:rFonts w:ascii="Times New Roman" w:hAnsi="Times New Roman" w:cs="Times New Roman"/>
          <w:b/>
        </w:rPr>
        <w:pPrChange w:id="730" w:author="Joey Bernhardt" w:date="2015-12-18T16:24:00Z">
          <w:pPr/>
        </w:pPrChange>
      </w:pPr>
      <w:ins w:id="731" w:author="Joey Bernhardt" w:date="2015-12-16T09:29:00Z">
        <w:r w:rsidRPr="00DC1B3B">
          <w:rPr>
            <w:rFonts w:ascii="Times New Roman" w:hAnsi="Times New Roman" w:cs="Times New Roman"/>
            <w:b/>
          </w:rPr>
          <w:t>Micronutrients in seafood: their roles in physiology and human health</w:t>
        </w:r>
      </w:ins>
    </w:p>
    <w:p w14:paraId="5ABBA7B9" w14:textId="77777777" w:rsidR="001420E8" w:rsidRPr="00DC1B3B" w:rsidRDefault="001420E8">
      <w:pPr>
        <w:pStyle w:val="ListParagraph"/>
        <w:numPr>
          <w:ilvl w:val="0"/>
          <w:numId w:val="4"/>
        </w:numPr>
        <w:spacing w:line="360" w:lineRule="auto"/>
        <w:rPr>
          <w:rFonts w:ascii="Times New Roman" w:hAnsi="Times New Roman" w:cs="Times New Roman"/>
          <w:b/>
          <w:rPrChange w:id="732" w:author="Joey Bernhardt" w:date="2015-12-18T16:08:00Z">
            <w:rPr/>
          </w:rPrChange>
        </w:rPr>
        <w:pPrChange w:id="733" w:author="Joey Bernhardt" w:date="2015-12-18T16:24:00Z">
          <w:pPr/>
        </w:pPrChange>
      </w:pPr>
    </w:p>
    <w:sectPr w:rsidR="001420E8" w:rsidRPr="00DC1B3B" w:rsidSect="00C1503E">
      <w:pgSz w:w="12240" w:h="15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ary O'Connor" w:date="2015-12-14T13:41:00Z" w:initials="MO">
    <w:p w14:paraId="12406544" w14:textId="6A34ABAC" w:rsidR="007A6867" w:rsidRDefault="007A6867">
      <w:pPr>
        <w:pStyle w:val="CommentText"/>
      </w:pPr>
      <w:r>
        <w:rPr>
          <w:rStyle w:val="CommentReference"/>
        </w:rPr>
        <w:annotationRef/>
      </w:r>
      <w:r>
        <w:t>I haven’t read the whole outline yet, but I think this abstract could focus even more on the basic point of human well-being, in this case, is estimated through the edible portion, which is not a random sample of each fish. So linking functional traits to human nutrient content requires this additional step of identifying the edible portion. You could cut the mollusk part to save space.</w:t>
      </w:r>
    </w:p>
  </w:comment>
  <w:comment w:id="91" w:author="Joey Bernhardt" w:date="2016-01-19T10:27:00Z" w:initials="JB">
    <w:p w14:paraId="167975CE" w14:textId="4885069E" w:rsidR="007A6867" w:rsidRDefault="007A6867">
      <w:pPr>
        <w:pStyle w:val="CommentText"/>
      </w:pPr>
      <w:r>
        <w:rPr>
          <w:rStyle w:val="CommentReference"/>
        </w:rPr>
        <w:annotationRef/>
      </w:r>
      <w:r>
        <w:t xml:space="preserve">This hypothesis is a little weak. I’ll see if I can strengthen it. </w:t>
      </w:r>
    </w:p>
  </w:comment>
  <w:comment w:id="118" w:author="Joey Bernhardt" w:date="2015-12-18T16:06:00Z" w:initials="JB">
    <w:p w14:paraId="150AA229" w14:textId="77777777" w:rsidR="007A6867" w:rsidRDefault="007A6867" w:rsidP="00DC1B3B">
      <w:pPr>
        <w:rPr>
          <w:rFonts w:ascii="Times New Roman" w:eastAsia="Times New Roman" w:hAnsi="Times New Roman" w:cs="Times New Roman"/>
          <w:b/>
        </w:rPr>
      </w:pPr>
      <w:r>
        <w:rPr>
          <w:rStyle w:val="CommentReference"/>
        </w:rPr>
        <w:annotationRef/>
      </w:r>
      <w:r>
        <w:rPr>
          <w:rFonts w:ascii="Times New Roman" w:eastAsia="Times New Roman" w:hAnsi="Times New Roman" w:cs="Times New Roman"/>
          <w:b/>
        </w:rPr>
        <w:t>Main questions and hypotheses:</w:t>
      </w:r>
    </w:p>
    <w:p w14:paraId="53FBA9B7" w14:textId="77777777" w:rsidR="007A6867" w:rsidRPr="006353BD" w:rsidRDefault="007A6867" w:rsidP="00DC1B3B">
      <w:pPr>
        <w:rPr>
          <w:rFonts w:ascii="Times New Roman" w:eastAsia="Times New Roman" w:hAnsi="Times New Roman" w:cs="Times New Roman"/>
          <w:b/>
        </w:rPr>
      </w:pPr>
    </w:p>
    <w:p w14:paraId="78AAB71E" w14:textId="77777777" w:rsidR="007A6867" w:rsidRDefault="007A6867" w:rsidP="00DC1B3B">
      <w:pPr>
        <w:rPr>
          <w:rFonts w:ascii="Times New Roman" w:hAnsi="Times New Roman" w:cs="Times New Roman"/>
          <w:b/>
        </w:rPr>
      </w:pPr>
      <w:r>
        <w:rPr>
          <w:rFonts w:ascii="Times New Roman" w:hAnsi="Times New Roman" w:cs="Times New Roman"/>
          <w:b/>
        </w:rPr>
        <w:t xml:space="preserve">1. What is the range of variability in the nutritional profile of edible portions across aquatic taxa? </w:t>
      </w:r>
    </w:p>
    <w:p w14:paraId="483FF621" w14:textId="77777777" w:rsidR="007A6867" w:rsidRDefault="007A6867" w:rsidP="00DC1B3B">
      <w:pPr>
        <w:rPr>
          <w:rFonts w:ascii="Times New Roman" w:hAnsi="Times New Roman" w:cs="Times New Roman"/>
          <w:b/>
        </w:rPr>
      </w:pPr>
      <w:r>
        <w:rPr>
          <w:rFonts w:ascii="Times New Roman" w:hAnsi="Times New Roman" w:cs="Times New Roman"/>
          <w:b/>
        </w:rPr>
        <w:t>2. Are ecological traits such as body size, trophic position or functional group correlated to nutritional profile?</w:t>
      </w:r>
    </w:p>
    <w:p w14:paraId="58D2301F" w14:textId="77777777" w:rsidR="007A6867" w:rsidRDefault="007A6867" w:rsidP="00DC1B3B">
      <w:pPr>
        <w:rPr>
          <w:rFonts w:ascii="Times New Roman" w:hAnsi="Times New Roman" w:cs="Times New Roman"/>
          <w:b/>
        </w:rPr>
      </w:pPr>
      <w:r>
        <w:rPr>
          <w:rFonts w:ascii="Times New Roman" w:hAnsi="Times New Roman" w:cs="Times New Roman"/>
          <w:b/>
        </w:rPr>
        <w:t>3. What is the contribution of functional group diversity or species diversity [in a multi-seafood species diet] to human nutritional benefits?</w:t>
      </w:r>
    </w:p>
    <w:p w14:paraId="128CF0D4" w14:textId="77777777" w:rsidR="007A6867" w:rsidRDefault="007A6867" w:rsidP="00DC1B3B"/>
    <w:p w14:paraId="01297062" w14:textId="2DC90D29" w:rsidR="007A6867" w:rsidRDefault="007A6867">
      <w:pPr>
        <w:pStyle w:val="CommentText"/>
      </w:pPr>
    </w:p>
  </w:comment>
  <w:comment w:id="151" w:author="Joey Bernhardt" w:date="2016-01-19T10:29:00Z" w:initials="JB">
    <w:p w14:paraId="77256D73" w14:textId="77777777" w:rsidR="007A6867" w:rsidRDefault="007A6867" w:rsidP="00BA5811">
      <w:pPr>
        <w:pStyle w:val="CommentText"/>
      </w:pPr>
      <w:r>
        <w:rPr>
          <w:rStyle w:val="CommentReference"/>
        </w:rPr>
        <w:annotationRef/>
      </w:r>
      <w:r>
        <w:t>Ok definitely need to fins a better way to phrase this.</w:t>
      </w:r>
    </w:p>
  </w:comment>
  <w:comment w:id="176" w:author="Joey Bernhardt" w:date="2015-12-09T13:50:00Z" w:initials="JB">
    <w:p w14:paraId="4AA4AB77" w14:textId="04FC9DC4" w:rsidR="007A6867" w:rsidRDefault="007A6867">
      <w:pPr>
        <w:pStyle w:val="CommentText"/>
      </w:pPr>
      <w:r>
        <w:rPr>
          <w:rStyle w:val="CommentReference"/>
        </w:rPr>
        <w:annotationRef/>
      </w:r>
      <w:r>
        <w:t>From older version of paper, not sure this is so relevant here.</w:t>
      </w:r>
    </w:p>
  </w:comment>
  <w:comment w:id="184" w:author="Mary O'Connor" w:date="2015-12-09T13:47:00Z" w:initials="">
    <w:p w14:paraId="6ABED765" w14:textId="77777777" w:rsidR="007A6867" w:rsidRDefault="007A6867" w:rsidP="00595F3D">
      <w:pPr>
        <w:pStyle w:val="normal0"/>
        <w:widowControl w:val="0"/>
        <w:spacing w:line="240" w:lineRule="auto"/>
      </w:pPr>
      <w:proofErr w:type="gramStart"/>
      <w:r>
        <w:t>reference</w:t>
      </w:r>
      <w:proofErr w:type="gramEnd"/>
      <w:r>
        <w:t xml:space="preserve"> here a table that will tell us what those species are. Maybe in the SI? Also a brief table of how many are fish, inverts, etc. and for which species you have info on which nutrient.</w:t>
      </w:r>
    </w:p>
  </w:comment>
  <w:comment w:id="189" w:author="Joey Bernhardt" w:date="2015-12-09T13:51:00Z" w:initials="JB">
    <w:p w14:paraId="52C4D5F6" w14:textId="3B4DEE5E" w:rsidR="007A6867" w:rsidRDefault="007A6867">
      <w:pPr>
        <w:pStyle w:val="CommentText"/>
      </w:pPr>
      <w:r>
        <w:rPr>
          <w:rStyle w:val="CommentReference"/>
        </w:rPr>
        <w:annotationRef/>
      </w:r>
      <w:r>
        <w:t>This isn’t quite true now with some of the new mollusk species</w:t>
      </w:r>
    </w:p>
  </w:comment>
  <w:comment w:id="197" w:author="Matthew Siegle" w:date="2015-12-09T13:47:00Z" w:initials="">
    <w:p w14:paraId="365A2997" w14:textId="77777777" w:rsidR="007A6867" w:rsidRDefault="007A6867" w:rsidP="00595F3D">
      <w:pPr>
        <w:pStyle w:val="normal0"/>
        <w:widowControl w:val="0"/>
        <w:spacing w:line="240" w:lineRule="auto"/>
      </w:pPr>
      <w:proofErr w:type="gramStart"/>
      <w:r>
        <w:t>brief</w:t>
      </w:r>
      <w:proofErr w:type="gramEnd"/>
      <w:r>
        <w:t xml:space="preserve"> description of this</w:t>
      </w:r>
    </w:p>
  </w:comment>
  <w:comment w:id="229" w:author="Joey Bernhardt" w:date="2015-12-09T13:52:00Z" w:initials="JB">
    <w:p w14:paraId="37BE6E9B" w14:textId="3E02FAF2" w:rsidR="007A6867" w:rsidRDefault="007A6867">
      <w:pPr>
        <w:pStyle w:val="CommentText"/>
      </w:pPr>
      <w:r>
        <w:rPr>
          <w:rStyle w:val="CommentReference"/>
        </w:rPr>
        <w:annotationRef/>
      </w:r>
      <w:proofErr w:type="gramStart"/>
      <w:r>
        <w:t>need</w:t>
      </w:r>
      <w:proofErr w:type="gramEnd"/>
      <w:r>
        <w:t xml:space="preserve"> to add in details on the multivariate stats.</w:t>
      </w:r>
    </w:p>
  </w:comment>
  <w:comment w:id="275" w:author="Mary O'Connor" w:date="2015-12-09T13:47:00Z" w:initials="">
    <w:p w14:paraId="3BFA4EE9" w14:textId="77777777" w:rsidR="007A6867" w:rsidRDefault="007A6867" w:rsidP="00595F3D">
      <w:pPr>
        <w:pStyle w:val="normal0"/>
        <w:widowControl w:val="0"/>
        <w:spacing w:line="240" w:lineRule="auto"/>
      </w:pPr>
      <w:proofErr w:type="gramStart"/>
      <w:r>
        <w:t>we</w:t>
      </w:r>
      <w:proofErr w:type="gramEnd"/>
      <w:r>
        <w:t xml:space="preserve"> need to report all of them. You could say here we averaged these models with delta </w:t>
      </w:r>
      <w:proofErr w:type="spellStart"/>
      <w:r>
        <w:t>vals</w:t>
      </w:r>
      <w:proofErr w:type="spellEnd"/>
      <w:r>
        <w:t xml:space="preserve"> &lt; 2</w:t>
      </w:r>
    </w:p>
  </w:comment>
  <w:comment w:id="276" w:author="Joey Bernhardt" w:date="2015-12-09T13:47:00Z" w:initials="">
    <w:p w14:paraId="0CB21E4F" w14:textId="77777777" w:rsidR="007A6867" w:rsidRDefault="007A6867" w:rsidP="00595F3D">
      <w:pPr>
        <w:pStyle w:val="normal0"/>
        <w:widowControl w:val="0"/>
        <w:spacing w:line="240" w:lineRule="auto"/>
      </w:pPr>
      <w:proofErr w:type="gramStart"/>
      <w:r>
        <w:t>ok</w:t>
      </w:r>
      <w:proofErr w:type="gramEnd"/>
      <w:r>
        <w:t xml:space="preserve"> yes, will do</w:t>
      </w:r>
    </w:p>
  </w:comment>
  <w:comment w:id="509" w:author="Joey Bernhardt" w:date="2016-01-19T15:41:00Z" w:initials="JB">
    <w:p w14:paraId="6887427F" w14:textId="7F092885" w:rsidR="007A6867" w:rsidRDefault="007A6867">
      <w:pPr>
        <w:pStyle w:val="CommentText"/>
      </w:pPr>
      <w:r>
        <w:rPr>
          <w:rStyle w:val="CommentReference"/>
        </w:rPr>
        <w:annotationRef/>
      </w:r>
      <w:r>
        <w:t>Signposting the major results.</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rebuchet MS">
    <w:panose1 w:val="020B0603020202020204"/>
    <w:charset w:val="00"/>
    <w:family w:val="auto"/>
    <w:pitch w:val="variable"/>
    <w:sig w:usb0="00000287" w:usb1="00000000" w:usb2="00000000" w:usb3="00000000" w:csb0="0000009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Unicode MS">
    <w:panose1 w:val="020B0604020202020204"/>
    <w:charset w:val="00"/>
    <w:family w:val="auto"/>
    <w:pitch w:val="variable"/>
    <w:sig w:usb0="F7FFAFFF" w:usb1="E9DFFFFF" w:usb2="0000003F" w:usb3="00000000" w:csb0="003F01FF" w:csb1="00000000"/>
  </w:font>
  <w:font w:name="Cardo">
    <w:altName w:val="Times New Roman"/>
    <w:charset w:val="00"/>
    <w:family w:val="auto"/>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66D51"/>
    <w:multiLevelType w:val="hybridMultilevel"/>
    <w:tmpl w:val="E74A8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4B454D"/>
    <w:multiLevelType w:val="hybridMultilevel"/>
    <w:tmpl w:val="5A0CD48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8E0D51"/>
    <w:multiLevelType w:val="hybridMultilevel"/>
    <w:tmpl w:val="7A08E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A96B72"/>
    <w:multiLevelType w:val="hybridMultilevel"/>
    <w:tmpl w:val="4B2E9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78A6D4E"/>
    <w:multiLevelType w:val="hybridMultilevel"/>
    <w:tmpl w:val="3EFCAFC6"/>
    <w:lvl w:ilvl="0" w:tplc="62220C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5F7C648C"/>
    <w:multiLevelType w:val="hybridMultilevel"/>
    <w:tmpl w:val="23362EA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proofState w:spelling="clean" w:grammar="clean"/>
  <w:revisionView w:insDel="0" w:formatting="0"/>
  <w:trackRevisions/>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2796"/>
    <w:rsid w:val="00012202"/>
    <w:rsid w:val="0001372A"/>
    <w:rsid w:val="00022C14"/>
    <w:rsid w:val="000329A0"/>
    <w:rsid w:val="00037D28"/>
    <w:rsid w:val="000B0F80"/>
    <w:rsid w:val="000B6943"/>
    <w:rsid w:val="000D3CFC"/>
    <w:rsid w:val="000F0189"/>
    <w:rsid w:val="001149D6"/>
    <w:rsid w:val="00115ABA"/>
    <w:rsid w:val="0011774F"/>
    <w:rsid w:val="00130A90"/>
    <w:rsid w:val="00140FE4"/>
    <w:rsid w:val="001420E8"/>
    <w:rsid w:val="001875F2"/>
    <w:rsid w:val="001901BD"/>
    <w:rsid w:val="001B234C"/>
    <w:rsid w:val="001B4C44"/>
    <w:rsid w:val="001C551A"/>
    <w:rsid w:val="001C605F"/>
    <w:rsid w:val="001C67D3"/>
    <w:rsid w:val="001C71A2"/>
    <w:rsid w:val="001D3275"/>
    <w:rsid w:val="001F3FC5"/>
    <w:rsid w:val="00204062"/>
    <w:rsid w:val="0024109E"/>
    <w:rsid w:val="00246CFA"/>
    <w:rsid w:val="0026342E"/>
    <w:rsid w:val="002E2FBB"/>
    <w:rsid w:val="002F1900"/>
    <w:rsid w:val="002F535C"/>
    <w:rsid w:val="00313B44"/>
    <w:rsid w:val="003307D9"/>
    <w:rsid w:val="003400D1"/>
    <w:rsid w:val="00383684"/>
    <w:rsid w:val="00387237"/>
    <w:rsid w:val="00395826"/>
    <w:rsid w:val="00397AD7"/>
    <w:rsid w:val="003F13B2"/>
    <w:rsid w:val="003F24E2"/>
    <w:rsid w:val="004174B2"/>
    <w:rsid w:val="00441F68"/>
    <w:rsid w:val="00442796"/>
    <w:rsid w:val="00445BB7"/>
    <w:rsid w:val="00460410"/>
    <w:rsid w:val="004973B8"/>
    <w:rsid w:val="004D0CC1"/>
    <w:rsid w:val="004E60E0"/>
    <w:rsid w:val="005118D6"/>
    <w:rsid w:val="005163B3"/>
    <w:rsid w:val="00550F29"/>
    <w:rsid w:val="0057210D"/>
    <w:rsid w:val="00595F3D"/>
    <w:rsid w:val="005C222B"/>
    <w:rsid w:val="005F1F1D"/>
    <w:rsid w:val="005F3207"/>
    <w:rsid w:val="006353BD"/>
    <w:rsid w:val="006478BF"/>
    <w:rsid w:val="00667B20"/>
    <w:rsid w:val="006745AE"/>
    <w:rsid w:val="00675478"/>
    <w:rsid w:val="00677761"/>
    <w:rsid w:val="00700CED"/>
    <w:rsid w:val="007135B0"/>
    <w:rsid w:val="007645A5"/>
    <w:rsid w:val="00767A41"/>
    <w:rsid w:val="007A4551"/>
    <w:rsid w:val="007A6867"/>
    <w:rsid w:val="007E4AFF"/>
    <w:rsid w:val="00802184"/>
    <w:rsid w:val="00825A32"/>
    <w:rsid w:val="00825FEB"/>
    <w:rsid w:val="0083335F"/>
    <w:rsid w:val="00843D4A"/>
    <w:rsid w:val="008C15B2"/>
    <w:rsid w:val="008C72B4"/>
    <w:rsid w:val="008F5925"/>
    <w:rsid w:val="00904159"/>
    <w:rsid w:val="0092060A"/>
    <w:rsid w:val="00931E43"/>
    <w:rsid w:val="00932779"/>
    <w:rsid w:val="00937692"/>
    <w:rsid w:val="00952BF7"/>
    <w:rsid w:val="00965B71"/>
    <w:rsid w:val="00975290"/>
    <w:rsid w:val="00987BEF"/>
    <w:rsid w:val="00996881"/>
    <w:rsid w:val="009A2EDD"/>
    <w:rsid w:val="009A5E5D"/>
    <w:rsid w:val="009C348C"/>
    <w:rsid w:val="009D175E"/>
    <w:rsid w:val="009D6B04"/>
    <w:rsid w:val="009E6056"/>
    <w:rsid w:val="00A11176"/>
    <w:rsid w:val="00A23C48"/>
    <w:rsid w:val="00A24A1E"/>
    <w:rsid w:val="00A26FDF"/>
    <w:rsid w:val="00A463B7"/>
    <w:rsid w:val="00A543D7"/>
    <w:rsid w:val="00A91F6C"/>
    <w:rsid w:val="00A9503E"/>
    <w:rsid w:val="00B17699"/>
    <w:rsid w:val="00B3189C"/>
    <w:rsid w:val="00B34778"/>
    <w:rsid w:val="00B77B19"/>
    <w:rsid w:val="00BA5811"/>
    <w:rsid w:val="00BB72C7"/>
    <w:rsid w:val="00BD14F3"/>
    <w:rsid w:val="00BE6675"/>
    <w:rsid w:val="00C1503E"/>
    <w:rsid w:val="00C3791E"/>
    <w:rsid w:val="00C52195"/>
    <w:rsid w:val="00C65A75"/>
    <w:rsid w:val="00C94ABF"/>
    <w:rsid w:val="00CD5A59"/>
    <w:rsid w:val="00CE10DE"/>
    <w:rsid w:val="00D0434B"/>
    <w:rsid w:val="00D067EE"/>
    <w:rsid w:val="00D349BD"/>
    <w:rsid w:val="00D42066"/>
    <w:rsid w:val="00D57615"/>
    <w:rsid w:val="00D81216"/>
    <w:rsid w:val="00D8506F"/>
    <w:rsid w:val="00D93982"/>
    <w:rsid w:val="00DA5BD0"/>
    <w:rsid w:val="00DB544C"/>
    <w:rsid w:val="00DC1B3B"/>
    <w:rsid w:val="00DF3C4B"/>
    <w:rsid w:val="00E00078"/>
    <w:rsid w:val="00E0744F"/>
    <w:rsid w:val="00E86BC1"/>
    <w:rsid w:val="00EA027F"/>
    <w:rsid w:val="00ED1029"/>
    <w:rsid w:val="00EE44E9"/>
    <w:rsid w:val="00EE6A99"/>
    <w:rsid w:val="00EF433B"/>
    <w:rsid w:val="00F40769"/>
    <w:rsid w:val="00F51F44"/>
    <w:rsid w:val="00F72AE5"/>
    <w:rsid w:val="00F76EBD"/>
    <w:rsid w:val="00F94CCE"/>
    <w:rsid w:val="00FD404E"/>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B651C4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0"/>
    <w:next w:val="normal0"/>
    <w:link w:val="Heading2Char"/>
    <w:rsid w:val="00442796"/>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link w:val="Heading3Char"/>
    <w:uiPriority w:val="9"/>
    <w:semiHidden/>
    <w:unhideWhenUsed/>
    <w:qFormat/>
    <w:rsid w:val="00595F3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42796"/>
    <w:rPr>
      <w:rFonts w:ascii="Trebuchet MS" w:eastAsia="Trebuchet MS" w:hAnsi="Trebuchet MS" w:cs="Trebuchet MS"/>
      <w:b/>
      <w:color w:val="000000"/>
      <w:sz w:val="26"/>
      <w:szCs w:val="26"/>
      <w:lang w:val="en-US"/>
    </w:rPr>
  </w:style>
  <w:style w:type="paragraph" w:customStyle="1" w:styleId="normal0">
    <w:name w:val="normal"/>
    <w:rsid w:val="00442796"/>
    <w:pPr>
      <w:spacing w:line="276" w:lineRule="auto"/>
    </w:pPr>
    <w:rPr>
      <w:rFonts w:ascii="Arial" w:eastAsia="Arial" w:hAnsi="Arial" w:cs="Arial"/>
      <w:color w:val="000000"/>
      <w:sz w:val="22"/>
      <w:szCs w:val="22"/>
      <w:lang w:val="en-US"/>
    </w:rPr>
  </w:style>
  <w:style w:type="paragraph" w:styleId="CommentText">
    <w:name w:val="annotation text"/>
    <w:basedOn w:val="Normal"/>
    <w:link w:val="CommentTextChar"/>
    <w:uiPriority w:val="99"/>
    <w:semiHidden/>
    <w:unhideWhenUsed/>
    <w:rsid w:val="00442796"/>
    <w:rPr>
      <w:rFonts w:ascii="Arial" w:eastAsia="Arial" w:hAnsi="Arial" w:cs="Arial"/>
      <w:color w:val="000000"/>
      <w:lang w:val="en-US"/>
    </w:rPr>
  </w:style>
  <w:style w:type="character" w:customStyle="1" w:styleId="CommentTextChar">
    <w:name w:val="Comment Text Char"/>
    <w:basedOn w:val="DefaultParagraphFont"/>
    <w:link w:val="CommentText"/>
    <w:uiPriority w:val="99"/>
    <w:semiHidden/>
    <w:rsid w:val="00442796"/>
    <w:rPr>
      <w:rFonts w:ascii="Arial" w:eastAsia="Arial" w:hAnsi="Arial" w:cs="Arial"/>
      <w:color w:val="000000"/>
      <w:lang w:val="en-US"/>
    </w:rPr>
  </w:style>
  <w:style w:type="character" w:styleId="CommentReference">
    <w:name w:val="annotation reference"/>
    <w:basedOn w:val="DefaultParagraphFont"/>
    <w:uiPriority w:val="99"/>
    <w:semiHidden/>
    <w:unhideWhenUsed/>
    <w:rsid w:val="00442796"/>
    <w:rPr>
      <w:sz w:val="18"/>
      <w:szCs w:val="18"/>
    </w:rPr>
  </w:style>
  <w:style w:type="paragraph" w:styleId="BalloonText">
    <w:name w:val="Balloon Text"/>
    <w:basedOn w:val="Normal"/>
    <w:link w:val="BalloonTextChar"/>
    <w:uiPriority w:val="99"/>
    <w:semiHidden/>
    <w:unhideWhenUsed/>
    <w:rsid w:val="004427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2796"/>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3400D1"/>
    <w:rPr>
      <w:rFonts w:asciiTheme="minorHAnsi" w:eastAsiaTheme="minorEastAsia" w:hAnsiTheme="minorHAnsi" w:cstheme="minorBidi"/>
      <w:b/>
      <w:bCs/>
      <w:color w:val="auto"/>
      <w:sz w:val="20"/>
      <w:szCs w:val="20"/>
      <w:lang w:val="en-CA"/>
    </w:rPr>
  </w:style>
  <w:style w:type="character" w:customStyle="1" w:styleId="CommentSubjectChar">
    <w:name w:val="Comment Subject Char"/>
    <w:basedOn w:val="CommentTextChar"/>
    <w:link w:val="CommentSubject"/>
    <w:uiPriority w:val="99"/>
    <w:semiHidden/>
    <w:rsid w:val="003400D1"/>
    <w:rPr>
      <w:rFonts w:ascii="Arial" w:eastAsia="Arial" w:hAnsi="Arial" w:cs="Arial"/>
      <w:b/>
      <w:bCs/>
      <w:color w:val="000000"/>
      <w:sz w:val="20"/>
      <w:szCs w:val="20"/>
      <w:lang w:val="en-US"/>
    </w:rPr>
  </w:style>
  <w:style w:type="paragraph" w:styleId="ListParagraph">
    <w:name w:val="List Paragraph"/>
    <w:basedOn w:val="Normal"/>
    <w:uiPriority w:val="34"/>
    <w:qFormat/>
    <w:rsid w:val="007E4AFF"/>
    <w:pPr>
      <w:ind w:left="720"/>
      <w:contextualSpacing/>
    </w:pPr>
  </w:style>
  <w:style w:type="character" w:customStyle="1" w:styleId="Heading3Char">
    <w:name w:val="Heading 3 Char"/>
    <w:basedOn w:val="DefaultParagraphFont"/>
    <w:link w:val="Heading3"/>
    <w:uiPriority w:val="9"/>
    <w:semiHidden/>
    <w:rsid w:val="00595F3D"/>
    <w:rPr>
      <w:rFonts w:asciiTheme="majorHAnsi" w:eastAsiaTheme="majorEastAsia" w:hAnsiTheme="majorHAnsi" w:cstheme="majorBidi"/>
      <w:b/>
      <w:bCs/>
      <w:color w:val="4F81BD" w:themeColor="accent1"/>
    </w:rPr>
  </w:style>
  <w:style w:type="paragraph" w:styleId="Revision">
    <w:name w:val="Revision"/>
    <w:hidden/>
    <w:uiPriority w:val="99"/>
    <w:semiHidden/>
    <w:rsid w:val="000B0F80"/>
  </w:style>
  <w:style w:type="table" w:styleId="TableGrid">
    <w:name w:val="Table Grid"/>
    <w:basedOn w:val="TableNormal"/>
    <w:uiPriority w:val="59"/>
    <w:rsid w:val="008C72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0"/>
    <w:next w:val="normal0"/>
    <w:link w:val="Heading2Char"/>
    <w:rsid w:val="00442796"/>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link w:val="Heading3Char"/>
    <w:uiPriority w:val="9"/>
    <w:semiHidden/>
    <w:unhideWhenUsed/>
    <w:qFormat/>
    <w:rsid w:val="00595F3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42796"/>
    <w:rPr>
      <w:rFonts w:ascii="Trebuchet MS" w:eastAsia="Trebuchet MS" w:hAnsi="Trebuchet MS" w:cs="Trebuchet MS"/>
      <w:b/>
      <w:color w:val="000000"/>
      <w:sz w:val="26"/>
      <w:szCs w:val="26"/>
      <w:lang w:val="en-US"/>
    </w:rPr>
  </w:style>
  <w:style w:type="paragraph" w:customStyle="1" w:styleId="normal0">
    <w:name w:val="normal"/>
    <w:rsid w:val="00442796"/>
    <w:pPr>
      <w:spacing w:line="276" w:lineRule="auto"/>
    </w:pPr>
    <w:rPr>
      <w:rFonts w:ascii="Arial" w:eastAsia="Arial" w:hAnsi="Arial" w:cs="Arial"/>
      <w:color w:val="000000"/>
      <w:sz w:val="22"/>
      <w:szCs w:val="22"/>
      <w:lang w:val="en-US"/>
    </w:rPr>
  </w:style>
  <w:style w:type="paragraph" w:styleId="CommentText">
    <w:name w:val="annotation text"/>
    <w:basedOn w:val="Normal"/>
    <w:link w:val="CommentTextChar"/>
    <w:uiPriority w:val="99"/>
    <w:semiHidden/>
    <w:unhideWhenUsed/>
    <w:rsid w:val="00442796"/>
    <w:rPr>
      <w:rFonts w:ascii="Arial" w:eastAsia="Arial" w:hAnsi="Arial" w:cs="Arial"/>
      <w:color w:val="000000"/>
      <w:lang w:val="en-US"/>
    </w:rPr>
  </w:style>
  <w:style w:type="character" w:customStyle="1" w:styleId="CommentTextChar">
    <w:name w:val="Comment Text Char"/>
    <w:basedOn w:val="DefaultParagraphFont"/>
    <w:link w:val="CommentText"/>
    <w:uiPriority w:val="99"/>
    <w:semiHidden/>
    <w:rsid w:val="00442796"/>
    <w:rPr>
      <w:rFonts w:ascii="Arial" w:eastAsia="Arial" w:hAnsi="Arial" w:cs="Arial"/>
      <w:color w:val="000000"/>
      <w:lang w:val="en-US"/>
    </w:rPr>
  </w:style>
  <w:style w:type="character" w:styleId="CommentReference">
    <w:name w:val="annotation reference"/>
    <w:basedOn w:val="DefaultParagraphFont"/>
    <w:uiPriority w:val="99"/>
    <w:semiHidden/>
    <w:unhideWhenUsed/>
    <w:rsid w:val="00442796"/>
    <w:rPr>
      <w:sz w:val="18"/>
      <w:szCs w:val="18"/>
    </w:rPr>
  </w:style>
  <w:style w:type="paragraph" w:styleId="BalloonText">
    <w:name w:val="Balloon Text"/>
    <w:basedOn w:val="Normal"/>
    <w:link w:val="BalloonTextChar"/>
    <w:uiPriority w:val="99"/>
    <w:semiHidden/>
    <w:unhideWhenUsed/>
    <w:rsid w:val="004427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2796"/>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3400D1"/>
    <w:rPr>
      <w:rFonts w:asciiTheme="minorHAnsi" w:eastAsiaTheme="minorEastAsia" w:hAnsiTheme="minorHAnsi" w:cstheme="minorBidi"/>
      <w:b/>
      <w:bCs/>
      <w:color w:val="auto"/>
      <w:sz w:val="20"/>
      <w:szCs w:val="20"/>
      <w:lang w:val="en-CA"/>
    </w:rPr>
  </w:style>
  <w:style w:type="character" w:customStyle="1" w:styleId="CommentSubjectChar">
    <w:name w:val="Comment Subject Char"/>
    <w:basedOn w:val="CommentTextChar"/>
    <w:link w:val="CommentSubject"/>
    <w:uiPriority w:val="99"/>
    <w:semiHidden/>
    <w:rsid w:val="003400D1"/>
    <w:rPr>
      <w:rFonts w:ascii="Arial" w:eastAsia="Arial" w:hAnsi="Arial" w:cs="Arial"/>
      <w:b/>
      <w:bCs/>
      <w:color w:val="000000"/>
      <w:sz w:val="20"/>
      <w:szCs w:val="20"/>
      <w:lang w:val="en-US"/>
    </w:rPr>
  </w:style>
  <w:style w:type="paragraph" w:styleId="ListParagraph">
    <w:name w:val="List Paragraph"/>
    <w:basedOn w:val="Normal"/>
    <w:uiPriority w:val="34"/>
    <w:qFormat/>
    <w:rsid w:val="007E4AFF"/>
    <w:pPr>
      <w:ind w:left="720"/>
      <w:contextualSpacing/>
    </w:pPr>
  </w:style>
  <w:style w:type="character" w:customStyle="1" w:styleId="Heading3Char">
    <w:name w:val="Heading 3 Char"/>
    <w:basedOn w:val="DefaultParagraphFont"/>
    <w:link w:val="Heading3"/>
    <w:uiPriority w:val="9"/>
    <w:semiHidden/>
    <w:rsid w:val="00595F3D"/>
    <w:rPr>
      <w:rFonts w:asciiTheme="majorHAnsi" w:eastAsiaTheme="majorEastAsia" w:hAnsiTheme="majorHAnsi" w:cstheme="majorBidi"/>
      <w:b/>
      <w:bCs/>
      <w:color w:val="4F81BD" w:themeColor="accent1"/>
    </w:rPr>
  </w:style>
  <w:style w:type="paragraph" w:styleId="Revision">
    <w:name w:val="Revision"/>
    <w:hidden/>
    <w:uiPriority w:val="99"/>
    <w:semiHidden/>
    <w:rsid w:val="000B0F80"/>
  </w:style>
  <w:style w:type="table" w:styleId="TableGrid">
    <w:name w:val="Table Grid"/>
    <w:basedOn w:val="TableNormal"/>
    <w:uiPriority w:val="59"/>
    <w:rsid w:val="008C72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581</TotalTime>
  <Pages>20</Pages>
  <Words>4544</Words>
  <Characters>25904</Characters>
  <Application>Microsoft Macintosh Word</Application>
  <DocSecurity>0</DocSecurity>
  <Lines>215</Lines>
  <Paragraphs>60</Paragraphs>
  <ScaleCrop>false</ScaleCrop>
  <Company/>
  <LinksUpToDate>false</LinksUpToDate>
  <CharactersWithSpaces>30388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Joey Bernhardt</dc:creator>
  <cp:keywords/>
  <dc:description/>
  <cp:lastModifiedBy>Joey Bernhardt</cp:lastModifiedBy>
  <cp:revision>44</cp:revision>
  <dcterms:created xsi:type="dcterms:W3CDTF">2015-12-16T17:23:00Z</dcterms:created>
  <dcterms:modified xsi:type="dcterms:W3CDTF">2016-01-20T01:01:00Z</dcterms:modified>
</cp:coreProperties>
</file>