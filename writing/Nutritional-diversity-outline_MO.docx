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proofErr w:type="gramStart"/>
      <w:ins w:id="2" w:author="Joey Bernhardt" w:date="2016-01-05T18:57:00Z">
        <w:r w:rsidR="00A23C48" w:rsidRPr="00DC1B3B">
          <w:rPr>
            <w:rFonts w:ascii="Times New Roman" w:hAnsi="Times New Roman" w:cs="Times New Roman"/>
          </w:rPr>
          <w:t>well-being</w:t>
        </w:r>
      </w:ins>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19"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0"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1"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2"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3"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4"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5"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6" w:author="Joey Bernhardt" w:date="2015-12-18T16:08:00Z">
            <w:rPr/>
          </w:rPrChange>
        </w:rPr>
      </w:pPr>
    </w:p>
    <w:p w14:paraId="37FD8CEB" w14:textId="080DDA39" w:rsidR="00EE44E9" w:rsidRPr="00DC1B3B" w:rsidRDefault="00EE44E9">
      <w:pPr>
        <w:pStyle w:val="normal0"/>
        <w:spacing w:line="360" w:lineRule="auto"/>
        <w:rPr>
          <w:rFonts w:ascii="Times New Roman" w:hAnsi="Times New Roman" w:cs="Times New Roman"/>
          <w:sz w:val="24"/>
          <w:szCs w:val="24"/>
          <w:rPrChange w:id="27"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8" w:author="Joey Bernhardt" w:date="2015-12-18T15:24:00Z">
        <w:r w:rsidR="00445BB7" w:rsidRPr="00DC1B3B">
          <w:rPr>
            <w:rFonts w:ascii="Times New Roman" w:eastAsia="Times New Roman" w:hAnsi="Times New Roman" w:cs="Times New Roman"/>
            <w:sz w:val="24"/>
            <w:szCs w:val="24"/>
          </w:rPr>
          <w:t xml:space="preserve">value </w:t>
        </w:r>
      </w:ins>
      <w:del w:id="29"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30" w:author="Joey Bernhardt" w:date="2015-12-18T15:24:00Z">
        <w:r w:rsidRPr="00DC1B3B" w:rsidDel="00445BB7">
          <w:rPr>
            <w:rFonts w:ascii="Times New Roman" w:eastAsia="Times New Roman" w:hAnsi="Times New Roman" w:cs="Times New Roman"/>
            <w:sz w:val="24"/>
            <w:szCs w:val="24"/>
          </w:rPr>
          <w:delText>more important</w:delText>
        </w:r>
      </w:del>
      <w:ins w:id="31"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w:t>
      </w:r>
      <w:ins w:id="32" w:author="Joey Bernhardt" w:date="2016-01-19T10:24:00Z">
        <w:r w:rsidR="00BA5811">
          <w:rPr>
            <w:rFonts w:ascii="Times New Roman" w:eastAsia="Times New Roman" w:hAnsi="Times New Roman" w:cs="Times New Roman"/>
            <w:sz w:val="24"/>
            <w:szCs w:val="24"/>
          </w:rPr>
          <w:t xml:space="preserve">the </w:t>
        </w:r>
      </w:ins>
      <w:r w:rsidRPr="00DC1B3B">
        <w:rPr>
          <w:rFonts w:ascii="Times New Roman" w:eastAsia="Times New Roman" w:hAnsi="Times New Roman" w:cs="Times New Roman"/>
          <w:sz w:val="24"/>
          <w:szCs w:val="24"/>
        </w:rPr>
        <w:t>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33"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4"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5" w:author="Joey Bernhardt" w:date="2015-12-15T08:14:00Z"/>
          <w:rFonts w:ascii="Times New Roman" w:eastAsia="Times New Roman" w:hAnsi="Times New Roman" w:cs="Times New Roman"/>
          <w:rPrChange w:id="36" w:author="Joey Bernhardt" w:date="2015-12-18T16:08:00Z">
            <w:rPr>
              <w:ins w:id="37" w:author="Joey Bernhardt" w:date="2015-12-15T08:14:00Z"/>
              <w:rFonts w:eastAsia="Times New Roman"/>
            </w:rPr>
          </w:rPrChange>
        </w:rPr>
        <w:pPrChange w:id="38" w:author="Joey Bernhardt" w:date="2015-12-18T16:24:00Z">
          <w:pPr/>
        </w:pPrChange>
      </w:pPr>
      <w:r w:rsidRPr="00DC1B3B">
        <w:rPr>
          <w:rFonts w:ascii="Times New Roman" w:eastAsia="Times New Roman" w:hAnsi="Times New Roman" w:cs="Times New Roman"/>
          <w:lang w:val="en-US"/>
        </w:rPr>
        <w:t>The ecology of food security</w:t>
      </w:r>
      <w:ins w:id="39"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40"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41"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42"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43"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4" w:author="Joey Bernhardt" w:date="2015-12-15T08:14:00Z"/>
          <w:rFonts w:ascii="Times New Roman" w:eastAsia="Times New Roman" w:hAnsi="Times New Roman" w:cs="Times New Roman"/>
          <w:rPrChange w:id="45" w:author="Joey Bernhardt" w:date="2015-12-18T16:08:00Z">
            <w:rPr>
              <w:ins w:id="46" w:author="Joey Bernhardt" w:date="2015-12-15T08:14:00Z"/>
              <w:rFonts w:eastAsia="Times New Roman"/>
            </w:rPr>
          </w:rPrChange>
        </w:rPr>
        <w:pPrChange w:id="47" w:author="Joey Bernhardt" w:date="2015-12-18T16:24:00Z">
          <w:pPr/>
        </w:pPrChange>
      </w:pPr>
    </w:p>
    <w:p w14:paraId="38382586" w14:textId="6FB50DE6" w:rsidR="00EE44E9" w:rsidRPr="00DC1B3B" w:rsidRDefault="00EE44E9">
      <w:pPr>
        <w:spacing w:line="360" w:lineRule="auto"/>
        <w:rPr>
          <w:ins w:id="48" w:author="Joey Bernhardt" w:date="2015-12-15T08:15:00Z"/>
          <w:rFonts w:ascii="Times New Roman" w:eastAsia="Times New Roman" w:hAnsi="Times New Roman" w:cs="Times New Roman"/>
          <w:rPrChange w:id="49" w:author="Joey Bernhardt" w:date="2015-12-18T16:08:00Z">
            <w:rPr>
              <w:ins w:id="50" w:author="Joey Bernhardt" w:date="2015-12-15T08:15:00Z"/>
              <w:rFonts w:eastAsia="Times New Roman"/>
            </w:rPr>
          </w:rPrChange>
        </w:rPr>
        <w:pPrChange w:id="51" w:author="Joey Bernhardt" w:date="2015-12-18T16:24:00Z">
          <w:pPr/>
        </w:pPrChange>
      </w:pPr>
      <w:r w:rsidRPr="00DC1B3B">
        <w:rPr>
          <w:rFonts w:ascii="Times New Roman" w:eastAsia="Times New Roman" w:hAnsi="Times New Roman" w:cs="Times New Roman"/>
          <w:rPrChange w:id="52"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53" w:author="Joey Bernhardt" w:date="2015-12-18T16:08:00Z">
            <w:rPr>
              <w:rFonts w:eastAsia="Times New Roman"/>
            </w:rPr>
          </w:rPrChange>
        </w:rPr>
        <w:t>pollock</w:t>
      </w:r>
      <w:proofErr w:type="spellEnd"/>
      <w:r w:rsidRPr="00DC1B3B">
        <w:rPr>
          <w:rFonts w:ascii="Times New Roman" w:eastAsia="Times New Roman" w:hAnsi="Times New Roman" w:cs="Times New Roman"/>
          <w:rPrChange w:id="54"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5" w:author="Joey Bernhardt" w:date="2015-12-18T16:08:00Z">
            <w:rPr>
              <w:rFonts w:eastAsia="Times New Roman"/>
            </w:rPr>
          </w:rPrChange>
        </w:rPr>
        <w:t>Hyuhn</w:t>
      </w:r>
      <w:proofErr w:type="spellEnd"/>
      <w:r w:rsidRPr="00DC1B3B">
        <w:rPr>
          <w:rFonts w:ascii="Times New Roman" w:eastAsia="Times New Roman" w:hAnsi="Times New Roman" w:cs="Times New Roman"/>
          <w:rPrChange w:id="56"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7" w:author="Joey Bernhardt" w:date="2015-12-18T15:25:00Z">
        <w:r w:rsidR="00445BB7" w:rsidRPr="00DC1B3B">
          <w:rPr>
            <w:rFonts w:ascii="Times New Roman" w:eastAsia="Times New Roman" w:hAnsi="Times New Roman" w:cs="Times New Roman"/>
            <w:rPrChange w:id="58" w:author="Joey Bernhardt" w:date="2015-12-18T16:08:00Z">
              <w:rPr>
                <w:rFonts w:eastAsia="Times New Roman"/>
              </w:rPr>
            </w:rPrChange>
          </w:rPr>
          <w:t>may be</w:t>
        </w:r>
      </w:ins>
      <w:r w:rsidRPr="00DC1B3B">
        <w:rPr>
          <w:rFonts w:ascii="Times New Roman" w:eastAsia="Times New Roman" w:hAnsi="Times New Roman" w:cs="Times New Roman"/>
          <w:rPrChange w:id="59"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60" w:author="Joey Bernhardt" w:date="2015-12-18T16:08:00Z">
            <w:rPr>
              <w:rFonts w:eastAsia="Times New Roman"/>
            </w:rPr>
          </w:rPrChange>
        </w:rPr>
        <w:t>pollock</w:t>
      </w:r>
      <w:proofErr w:type="spellEnd"/>
      <w:r w:rsidRPr="00DC1B3B">
        <w:rPr>
          <w:rFonts w:ascii="Times New Roman" w:eastAsia="Times New Roman" w:hAnsi="Times New Roman" w:cs="Times New Roman"/>
          <w:rPrChange w:id="61"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62" w:author="Joey Bernhardt" w:date="2015-12-15T08:15:00Z"/>
          <w:rFonts w:ascii="Times New Roman" w:eastAsia="Times New Roman" w:hAnsi="Times New Roman" w:cs="Times New Roman"/>
          <w:rPrChange w:id="63" w:author="Joey Bernhardt" w:date="2015-12-18T16:08:00Z">
            <w:rPr>
              <w:ins w:id="64" w:author="Joey Bernhardt" w:date="2015-12-15T08:15:00Z"/>
              <w:rFonts w:eastAsia="Times New Roman"/>
            </w:rPr>
          </w:rPrChange>
        </w:rPr>
        <w:pPrChange w:id="65" w:author="Joey Bernhardt" w:date="2015-12-18T16:24:00Z">
          <w:pPr/>
        </w:pPrChange>
      </w:pPr>
    </w:p>
    <w:p w14:paraId="52BEC3C4" w14:textId="0316214E" w:rsidR="00BB72C7" w:rsidRPr="00DC1B3B" w:rsidRDefault="00445BB7">
      <w:pPr>
        <w:spacing w:line="360" w:lineRule="auto"/>
        <w:rPr>
          <w:ins w:id="66" w:author="Joey Bernhardt" w:date="2015-12-15T08:19:00Z"/>
          <w:rFonts w:ascii="Times New Roman" w:eastAsia="Times New Roman" w:hAnsi="Times New Roman" w:cs="Times New Roman"/>
          <w:lang w:val="en-US"/>
        </w:rPr>
        <w:pPrChange w:id="67" w:author="Joey Bernhardt" w:date="2015-12-18T16:24:00Z">
          <w:pPr/>
        </w:pPrChange>
      </w:pPr>
      <w:ins w:id="68"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9" w:author="Joey Bernhardt" w:date="2015-12-18T15:30:00Z">
        <w:r w:rsidR="007135B0" w:rsidRPr="00DC1B3B">
          <w:rPr>
            <w:rFonts w:ascii="Times New Roman" w:eastAsia="Times New Roman" w:hAnsi="Times New Roman" w:cs="Times New Roman"/>
          </w:rPr>
          <w:t>well-established</w:t>
        </w:r>
      </w:ins>
      <w:ins w:id="70"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71"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72" w:author="Joey Bernhardt" w:date="2015-12-18T15:26:00Z">
        <w:r w:rsidR="007135B0" w:rsidRPr="00DC1B3B">
          <w:rPr>
            <w:rFonts w:ascii="Times New Roman" w:eastAsia="Times New Roman" w:hAnsi="Times New Roman" w:cs="Times New Roman"/>
          </w:rPr>
          <w:t xml:space="preserve">to </w:t>
        </w:r>
      </w:ins>
      <w:ins w:id="73" w:author="Joey Bernhardt" w:date="2015-12-18T15:31:00Z">
        <w:r w:rsidR="007135B0" w:rsidRPr="00DC1B3B">
          <w:rPr>
            <w:rFonts w:ascii="Times New Roman" w:eastAsia="Times New Roman" w:hAnsi="Times New Roman" w:cs="Times New Roman"/>
          </w:rPr>
          <w:t xml:space="preserve">explicitly </w:t>
        </w:r>
      </w:ins>
      <w:ins w:id="74" w:author="Joey Bernhardt" w:date="2015-12-18T15:26:00Z">
        <w:r w:rsidR="007135B0" w:rsidRPr="00DC1B3B">
          <w:rPr>
            <w:rFonts w:ascii="Times New Roman" w:eastAsia="Times New Roman" w:hAnsi="Times New Roman" w:cs="Times New Roman"/>
          </w:rPr>
          <w:t>characterize the relationship between aquatic species</w:t>
        </w:r>
      </w:ins>
      <w:ins w:id="75" w:author="Joey Bernhardt" w:date="2015-12-18T15:29:00Z">
        <w:r w:rsidR="007135B0" w:rsidRPr="00DC1B3B">
          <w:rPr>
            <w:rFonts w:ascii="Times New Roman" w:eastAsia="Times New Roman" w:hAnsi="Times New Roman" w:cs="Times New Roman"/>
          </w:rPr>
          <w:t xml:space="preserve">’ </w:t>
        </w:r>
      </w:ins>
      <w:ins w:id="76" w:author="Joey Bernhardt" w:date="2015-12-18T15:31:00Z">
        <w:r w:rsidR="007135B0" w:rsidRPr="00DC1B3B">
          <w:rPr>
            <w:rFonts w:ascii="Times New Roman" w:eastAsia="Times New Roman" w:hAnsi="Times New Roman" w:cs="Times New Roman"/>
          </w:rPr>
          <w:t xml:space="preserve">ecological </w:t>
        </w:r>
      </w:ins>
      <w:ins w:id="77" w:author="Joey Bernhardt" w:date="2015-12-18T15:29:00Z">
        <w:r w:rsidR="007135B0" w:rsidRPr="00DC1B3B">
          <w:rPr>
            <w:rFonts w:ascii="Times New Roman" w:eastAsia="Times New Roman" w:hAnsi="Times New Roman" w:cs="Times New Roman"/>
          </w:rPr>
          <w:t xml:space="preserve">traits </w:t>
        </w:r>
      </w:ins>
      <w:ins w:id="78" w:author="Joey Bernhardt" w:date="2015-12-18T16:25:00Z">
        <w:r w:rsidR="00A24A1E">
          <w:rPr>
            <w:rFonts w:ascii="Times New Roman" w:eastAsia="Times New Roman" w:hAnsi="Times New Roman" w:cs="Times New Roman"/>
          </w:rPr>
          <w:t xml:space="preserve">such as body size </w:t>
        </w:r>
      </w:ins>
      <w:ins w:id="79" w:author="Joey Bernhardt" w:date="2015-12-18T15:29:00Z">
        <w:r w:rsidR="007135B0" w:rsidRPr="00DC1B3B">
          <w:rPr>
            <w:rFonts w:ascii="Times New Roman" w:eastAsia="Times New Roman" w:hAnsi="Times New Roman" w:cs="Times New Roman"/>
          </w:rPr>
          <w:t>and their nutritional value</w:t>
        </w:r>
      </w:ins>
      <w:ins w:id="80"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81"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82"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83"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4"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5"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6" w:author="Joey Bernhardt" w:date="2015-12-18T15:43:00Z">
        <w:r w:rsidR="001B234C" w:rsidRPr="00DC1B3B">
          <w:rPr>
            <w:rFonts w:ascii="Times New Roman" w:eastAsia="Times New Roman" w:hAnsi="Times New Roman" w:cs="Times New Roman"/>
            <w:sz w:val="24"/>
            <w:szCs w:val="24"/>
          </w:rPr>
          <w:t xml:space="preserve"> (table 1)</w:t>
        </w:r>
      </w:ins>
      <w:del w:id="87" w:author="Joey Bernhardt" w:date="2015-12-18T15:41:00Z">
        <w:r w:rsidRPr="00DC1B3B" w:rsidDel="001B234C">
          <w:rPr>
            <w:rFonts w:ascii="Times New Roman" w:eastAsia="Times New Roman" w:hAnsi="Times New Roman" w:cs="Times New Roman"/>
            <w:sz w:val="24"/>
            <w:szCs w:val="24"/>
            <w:rPrChange w:id="88"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9"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90"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91"/>
      <w:r w:rsidRPr="00DC1B3B">
        <w:rPr>
          <w:rFonts w:ascii="Times New Roman" w:eastAsia="Times New Roman" w:hAnsi="Times New Roman" w:cs="Times New Roman"/>
          <w:sz w:val="24"/>
          <w:szCs w:val="24"/>
        </w:rPr>
        <w:t>. For those nutrients that are more tightly regulated, we expect more consisten</w:t>
      </w:r>
      <w:ins w:id="92"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commentRangeEnd w:id="91"/>
      <w:r w:rsidR="00BA5811">
        <w:rPr>
          <w:rStyle w:val="CommentReference"/>
        </w:rPr>
        <w:commentReference w:id="91"/>
      </w:r>
      <w:del w:id="93"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94"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5" w:author="Joey Bernhardt" w:date="2015-12-18T15:48:00Z"/>
          <w:rFonts w:ascii="Times New Roman" w:eastAsia="Times New Roman" w:hAnsi="Times New Roman" w:cs="Times New Roman"/>
          <w:sz w:val="24"/>
          <w:szCs w:val="24"/>
        </w:rPr>
      </w:pPr>
      <w:ins w:id="96"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7"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8" w:author="Joey Bernhardt" w:date="2015-12-18T15:47:00Z">
        <w:r w:rsidRPr="00DC1B3B">
          <w:rPr>
            <w:rFonts w:ascii="Times New Roman" w:eastAsia="Times New Roman" w:hAnsi="Times New Roman" w:cs="Times New Roman"/>
          </w:rPr>
          <w:t xml:space="preserve">typically consume a much broader range of body tissues </w:t>
        </w:r>
      </w:ins>
      <w:ins w:id="99" w:author="Joey Bernhardt" w:date="2015-12-18T15:44:00Z">
        <w:r w:rsidRPr="00DC1B3B">
          <w:rPr>
            <w:rFonts w:ascii="Times New Roman" w:eastAsia="Times New Roman" w:hAnsi="Times New Roman" w:cs="Times New Roman"/>
          </w:rPr>
          <w:t>in crustacean taxa such as shrimps</w:t>
        </w:r>
      </w:ins>
      <w:ins w:id="100" w:author="Joey Bernhardt" w:date="2015-12-18T15:47:00Z">
        <w:r w:rsidRPr="00DC1B3B">
          <w:rPr>
            <w:rFonts w:ascii="Times New Roman" w:eastAsia="Times New Roman" w:hAnsi="Times New Roman" w:cs="Times New Roman"/>
          </w:rPr>
          <w:t xml:space="preserve"> (i.e. whole body) and crabs (</w:t>
        </w:r>
      </w:ins>
      <w:ins w:id="101" w:author="Joey Bernhardt" w:date="2015-12-18T15:49:00Z">
        <w:r w:rsidR="00F94CCE" w:rsidRPr="00DC1B3B">
          <w:rPr>
            <w:rFonts w:ascii="Times New Roman" w:eastAsia="Times New Roman" w:hAnsi="Times New Roman" w:cs="Times New Roman"/>
          </w:rPr>
          <w:t>muscle</w:t>
        </w:r>
      </w:ins>
      <w:ins w:id="102"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03" w:author="Joey Bernhardt" w:date="2015-12-18T15:48:00Z">
        <w:r w:rsidR="003307D9" w:rsidRPr="00DC1B3B" w:rsidDel="001B234C">
          <w:rPr>
            <w:rFonts w:ascii="Times New Roman" w:eastAsia="Times New Roman" w:hAnsi="Times New Roman" w:cs="Times New Roman"/>
            <w:u w:val="single"/>
            <w:rPrChange w:id="104"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5"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6"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7" w:author="Joey Bernhardt" w:date="2015-12-18T15:48:00Z">
        <w:r w:rsidR="00F94CCE" w:rsidRPr="00DC1B3B">
          <w:rPr>
            <w:rFonts w:ascii="Times New Roman" w:eastAsia="Times New Roman" w:hAnsi="Times New Roman" w:cs="Times New Roman"/>
            <w:sz w:val="24"/>
            <w:szCs w:val="24"/>
          </w:rPr>
          <w:t xml:space="preserve"> </w:t>
        </w:r>
      </w:ins>
      <w:del w:id="108"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9"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10" w:author="Joey Bernhardt" w:date="2015-12-18T15:49:00Z"/>
          <w:rFonts w:ascii="Times New Roman" w:hAnsi="Times New Roman" w:cs="Times New Roman"/>
          <w:rPrChange w:id="111" w:author="Joey Bernhardt" w:date="2015-12-18T16:08:00Z">
            <w:rPr>
              <w:ins w:id="112" w:author="Joey Bernhardt" w:date="2015-12-18T15:49:00Z"/>
            </w:rPr>
          </w:rPrChange>
        </w:rPr>
        <w:pPrChange w:id="113" w:author="Joey Bernhardt" w:date="2015-12-18T16:24:00Z">
          <w:pPr/>
        </w:pPrChange>
      </w:pPr>
    </w:p>
    <w:p w14:paraId="527C3A96" w14:textId="3CE25FD0" w:rsidR="00EE44E9" w:rsidRPr="00A24A1E" w:rsidDel="00A24A1E" w:rsidRDefault="00F94CCE">
      <w:pPr>
        <w:spacing w:line="360" w:lineRule="auto"/>
        <w:rPr>
          <w:del w:id="114" w:author="Joey Bernhardt" w:date="2015-12-18T16:22:00Z"/>
          <w:rFonts w:ascii="Times New Roman" w:eastAsia="Times New Roman" w:hAnsi="Times New Roman" w:cs="Times New Roman"/>
          <w:rPrChange w:id="115" w:author="Joey Bernhardt" w:date="2015-12-18T16:22:00Z">
            <w:rPr>
              <w:del w:id="116" w:author="Joey Bernhardt" w:date="2015-12-18T16:22:00Z"/>
              <w:rFonts w:ascii="Times New Roman" w:eastAsia="Times New Roman" w:hAnsi="Times New Roman" w:cs="Times New Roman"/>
              <w:b/>
            </w:rPr>
          </w:rPrChange>
        </w:rPr>
        <w:pPrChange w:id="117" w:author="Joey Bernhardt" w:date="2015-12-18T16:24:00Z">
          <w:pPr/>
        </w:pPrChange>
      </w:pPr>
      <w:commentRangeStart w:id="118"/>
      <w:ins w:id="119" w:author="Joey Bernhardt" w:date="2015-12-15T08:07:00Z">
        <w:r w:rsidRPr="00DC1B3B">
          <w:rPr>
            <w:rFonts w:ascii="Times New Roman" w:hAnsi="Times New Roman" w:cs="Times New Roman"/>
            <w:rPrChange w:id="120" w:author="Joey Bernhardt" w:date="2015-12-18T16:08:00Z">
              <w:rPr/>
            </w:rPrChange>
          </w:rPr>
          <w:t>Here</w:t>
        </w:r>
      </w:ins>
      <w:commentRangeEnd w:id="118"/>
      <w:ins w:id="121"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8"/>
        </w:r>
      </w:ins>
      <w:ins w:id="122"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23" w:author="Joey Bernhardt" w:date="2015-12-18T15:54:00Z">
        <w:r w:rsidRPr="005118D6">
          <w:rPr>
            <w:rFonts w:ascii="Times New Roman" w:hAnsi="Times New Roman" w:cs="Times New Roman"/>
          </w:rPr>
          <w:t>for the edible portions of 430 aquatic</w:t>
        </w:r>
      </w:ins>
      <w:ins w:id="124" w:author="Joey Bernhardt" w:date="2015-12-18T16:00:00Z">
        <w:r w:rsidR="00DC1B3B" w:rsidRPr="005118D6">
          <w:rPr>
            <w:rFonts w:ascii="Times New Roman" w:hAnsi="Times New Roman" w:cs="Times New Roman"/>
          </w:rPr>
          <w:t xml:space="preserve"> species </w:t>
        </w:r>
      </w:ins>
      <w:ins w:id="125" w:author="Joey Bernhardt" w:date="2015-12-18T15:54:00Z">
        <w:r w:rsidRPr="005118D6">
          <w:rPr>
            <w:rFonts w:ascii="Times New Roman" w:hAnsi="Times New Roman" w:cs="Times New Roman"/>
          </w:rPr>
          <w:t>from all major ocean</w:t>
        </w:r>
      </w:ins>
      <w:ins w:id="126" w:author="Joey Bernhardt" w:date="2015-12-18T16:03:00Z">
        <w:r w:rsidR="00DC1B3B" w:rsidRPr="005118D6">
          <w:rPr>
            <w:rFonts w:ascii="Times New Roman" w:hAnsi="Times New Roman" w:cs="Times New Roman"/>
          </w:rPr>
          <w:t>ic</w:t>
        </w:r>
      </w:ins>
      <w:ins w:id="127" w:author="Joey Bernhardt" w:date="2015-12-18T15:54:00Z">
        <w:r w:rsidRPr="005118D6">
          <w:rPr>
            <w:rFonts w:ascii="Times New Roman" w:hAnsi="Times New Roman" w:cs="Times New Roman"/>
          </w:rPr>
          <w:t xml:space="preserve"> and freshwater ecoregions (Fig X)</w:t>
        </w:r>
      </w:ins>
      <w:ins w:id="128" w:author="Joey Bernhardt" w:date="2015-12-18T15:55:00Z">
        <w:r w:rsidRPr="005118D6">
          <w:rPr>
            <w:rFonts w:ascii="Times New Roman" w:hAnsi="Times New Roman" w:cs="Times New Roman"/>
          </w:rPr>
          <w:t xml:space="preserve">. </w:t>
        </w:r>
      </w:ins>
      <w:ins w:id="129" w:author="Joey Bernhardt" w:date="2015-12-18T16:01:00Z">
        <w:r w:rsidR="00DC1B3B" w:rsidRPr="005118D6">
          <w:rPr>
            <w:rFonts w:ascii="Times New Roman" w:hAnsi="Times New Roman" w:cs="Times New Roman"/>
          </w:rPr>
          <w:t xml:space="preserve">For each of these species, we also collected ecological trait data </w:t>
        </w:r>
      </w:ins>
      <w:ins w:id="130"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31" w:author="Joey Bernhardt" w:date="2015-12-18T15:55:00Z">
        <w:r w:rsidRPr="005118D6">
          <w:rPr>
            <w:rFonts w:ascii="Times New Roman" w:hAnsi="Times New Roman" w:cs="Times New Roman"/>
            <w:b/>
          </w:rPr>
          <w:t xml:space="preserve">We </w:t>
        </w:r>
      </w:ins>
      <w:ins w:id="132"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33" w:author="Joey Bernhardt" w:date="2015-12-18T16:04:00Z">
        <w:r w:rsidR="00DC1B3B" w:rsidRPr="005118D6">
          <w:rPr>
            <w:rFonts w:ascii="Times New Roman" w:hAnsi="Times New Roman" w:cs="Times New Roman"/>
            <w:b/>
          </w:rPr>
          <w:t xml:space="preserve">(1) </w:t>
        </w:r>
      </w:ins>
      <w:ins w:id="134"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5" w:author="Joey Bernhardt" w:date="2015-12-18T16:04:00Z">
        <w:r w:rsidR="00DC1B3B" w:rsidRPr="005118D6">
          <w:rPr>
            <w:rFonts w:ascii="Times New Roman" w:hAnsi="Times New Roman" w:cs="Times New Roman"/>
            <w:b/>
          </w:rPr>
          <w:t xml:space="preserve">ecological traits </w:t>
        </w:r>
      </w:ins>
      <w:ins w:id="136" w:author="Joey Bernhardt" w:date="2015-12-15T08:07:00Z">
        <w:r w:rsidR="00996881" w:rsidRPr="005118D6">
          <w:rPr>
            <w:rFonts w:ascii="Times New Roman" w:hAnsi="Times New Roman" w:cs="Times New Roman"/>
            <w:b/>
          </w:rPr>
          <w:t>are related to variation in nutritional profile from the perspective of a human diet</w:t>
        </w:r>
      </w:ins>
      <w:ins w:id="137" w:author="Joey Bernhardt" w:date="2015-12-18T16:05:00Z">
        <w:r w:rsidR="00DC1B3B" w:rsidRPr="005118D6">
          <w:rPr>
            <w:rFonts w:ascii="Times New Roman" w:hAnsi="Times New Roman" w:cs="Times New Roman"/>
            <w:b/>
          </w:rPr>
          <w:t xml:space="preserve"> and (3) assess the contribution of species diversity </w:t>
        </w:r>
      </w:ins>
      <w:ins w:id="138" w:author="Joey Bernhardt" w:date="2015-12-18T16:09:00Z">
        <w:r w:rsidR="00130A90">
          <w:rPr>
            <w:rFonts w:ascii="Times New Roman" w:hAnsi="Times New Roman" w:cs="Times New Roman"/>
            <w:b/>
          </w:rPr>
          <w:t xml:space="preserve">to the nutritional benefits of </w:t>
        </w:r>
      </w:ins>
      <w:ins w:id="139" w:author="Joey Bernhardt" w:date="2015-12-18T16:10:00Z">
        <w:r w:rsidR="00130A90">
          <w:rPr>
            <w:rFonts w:ascii="Times New Roman" w:hAnsi="Times New Roman" w:cs="Times New Roman"/>
            <w:b/>
          </w:rPr>
          <w:t xml:space="preserve">a </w:t>
        </w:r>
      </w:ins>
      <w:ins w:id="140" w:author="Joey Bernhardt" w:date="2015-12-18T16:09:00Z">
        <w:r w:rsidR="00130A90">
          <w:rPr>
            <w:rFonts w:ascii="Times New Roman" w:hAnsi="Times New Roman" w:cs="Times New Roman"/>
            <w:b/>
          </w:rPr>
          <w:t>human diet that includes multiple seafood species</w:t>
        </w:r>
      </w:ins>
      <w:ins w:id="141" w:author="Joey Bernhardt" w:date="2015-12-18T16:05:00Z">
        <w:r w:rsidR="00DC1B3B" w:rsidRPr="00DC1B3B">
          <w:rPr>
            <w:rFonts w:ascii="Times New Roman" w:hAnsi="Times New Roman" w:cs="Times New Roman"/>
            <w:b/>
          </w:rPr>
          <w:t>.</w:t>
        </w:r>
      </w:ins>
      <w:ins w:id="142" w:author="Joey Bernhardt" w:date="2015-12-15T08:07:00Z">
        <w:r w:rsidR="00996881" w:rsidRPr="00DC1B3B">
          <w:rPr>
            <w:rFonts w:ascii="Times New Roman" w:hAnsi="Times New Roman" w:cs="Times New Roman"/>
            <w:b/>
            <w:rPrChange w:id="143" w:author="Joey Bernhardt" w:date="2015-12-18T16:08:00Z">
              <w:rPr/>
            </w:rPrChange>
          </w:rPr>
          <w:t xml:space="preserve"> </w:t>
        </w:r>
      </w:ins>
      <w:ins w:id="144" w:author="Joey Bernhardt" w:date="2015-12-18T16:19:00Z">
        <w:r w:rsidR="00A24A1E">
          <w:rPr>
            <w:rFonts w:ascii="Times New Roman" w:hAnsi="Times New Roman" w:cs="Times New Roman"/>
          </w:rPr>
          <w:t>We</w:t>
        </w:r>
      </w:ins>
      <w:ins w:id="145" w:author="Joey Bernhardt" w:date="2015-12-18T16:14:00Z">
        <w:r w:rsidR="009A2EDD">
          <w:rPr>
            <w:rFonts w:ascii="Times New Roman" w:hAnsi="Times New Roman" w:cs="Times New Roman"/>
          </w:rPr>
          <w:t xml:space="preserve"> </w:t>
        </w:r>
      </w:ins>
      <w:ins w:id="146"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47" w:author="Joey Bernhardt" w:date="2015-12-18T16:02:00Z">
        <w:r w:rsidR="00DC1B3B" w:rsidRPr="00DC1B3B">
          <w:rPr>
            <w:rFonts w:ascii="Times New Roman" w:eastAsia="Times New Roman" w:hAnsi="Times New Roman" w:cs="Times New Roman"/>
          </w:rPr>
          <w:t xml:space="preserve"> </w:t>
        </w:r>
      </w:ins>
      <w:ins w:id="148"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ins w:id="149" w:author="Joey Bernhardt" w:date="2016-01-19T10:30:00Z">
        <w:r w:rsidR="00BA5811">
          <w:rPr>
            <w:rFonts w:ascii="Times New Roman" w:eastAsia="Times New Roman" w:hAnsi="Times New Roman" w:cs="Times New Roman"/>
          </w:rPr>
          <w:t xml:space="preserve">In a set of case studies, </w:t>
        </w:r>
      </w:ins>
      <w:ins w:id="150" w:author="Joey Bernhardt" w:date="2016-01-19T10:29:00Z">
        <w:r w:rsidR="00BA5811">
          <w:rPr>
            <w:rFonts w:ascii="Times New Roman" w:eastAsia="Times New Roman" w:hAnsi="Times New Roman" w:cs="Times New Roman"/>
          </w:rPr>
          <w:t>w</w:t>
        </w:r>
        <w:commentRangeStart w:id="151"/>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151"/>
        <w:r w:rsidR="00BA5811">
          <w:rPr>
            <w:rStyle w:val="CommentReference"/>
            <w:rFonts w:ascii="Arial" w:eastAsia="Arial" w:hAnsi="Arial" w:cs="Arial"/>
            <w:color w:val="000000"/>
            <w:lang w:val="en-US"/>
          </w:rPr>
          <w:commentReference w:id="151"/>
        </w:r>
      </w:ins>
    </w:p>
    <w:p w14:paraId="09208BAC" w14:textId="08513D7C" w:rsidR="002F535C" w:rsidRPr="00DC1B3B" w:rsidDel="00A24A1E" w:rsidRDefault="002F535C">
      <w:pPr>
        <w:spacing w:line="360" w:lineRule="auto"/>
        <w:rPr>
          <w:del w:id="152" w:author="Joey Bernhardt" w:date="2015-12-18T16:22:00Z"/>
          <w:rFonts w:ascii="Times New Roman" w:eastAsia="Times New Roman" w:hAnsi="Times New Roman" w:cs="Times New Roman"/>
          <w:b/>
        </w:rPr>
        <w:pPrChange w:id="153" w:author="Joey Bernhardt" w:date="2015-12-18T16:24:00Z">
          <w:pPr/>
        </w:pPrChange>
      </w:pPr>
    </w:p>
    <w:p w14:paraId="6C017F76" w14:textId="4E1ABD6B" w:rsidR="00A463B7" w:rsidRPr="00DC1B3B" w:rsidDel="00F94CCE" w:rsidRDefault="003307D9">
      <w:pPr>
        <w:spacing w:line="360" w:lineRule="auto"/>
        <w:rPr>
          <w:del w:id="154" w:author="Joey Bernhardt" w:date="2015-12-18T15:52:00Z"/>
          <w:rFonts w:ascii="Times New Roman" w:eastAsia="Times New Roman" w:hAnsi="Times New Roman" w:cs="Times New Roman"/>
          <w:b/>
        </w:rPr>
        <w:pPrChange w:id="155" w:author="Joey Bernhardt" w:date="2015-12-18T16:24:00Z">
          <w:pPr/>
        </w:pPrChange>
      </w:pPr>
      <w:del w:id="156"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7" w:author="Joey Bernhardt" w:date="2015-12-18T15:52:00Z"/>
          <w:rFonts w:ascii="Times New Roman" w:eastAsia="Times New Roman" w:hAnsi="Times New Roman" w:cs="Times New Roman"/>
          <w:b/>
        </w:rPr>
        <w:pPrChange w:id="158" w:author="Joey Bernhardt" w:date="2015-12-18T16:24:00Z">
          <w:pPr/>
        </w:pPrChange>
      </w:pPr>
    </w:p>
    <w:p w14:paraId="772DC165" w14:textId="054BFBA2" w:rsidR="00246CFA" w:rsidRPr="00DC1B3B" w:rsidDel="00F94CCE" w:rsidRDefault="00246CFA">
      <w:pPr>
        <w:spacing w:line="360" w:lineRule="auto"/>
        <w:rPr>
          <w:del w:id="159" w:author="Joey Bernhardt" w:date="2015-12-18T15:52:00Z"/>
          <w:rFonts w:ascii="Times New Roman" w:hAnsi="Times New Roman" w:cs="Times New Roman"/>
          <w:b/>
        </w:rPr>
        <w:pPrChange w:id="160" w:author="Joey Bernhardt" w:date="2015-12-18T16:24:00Z">
          <w:pPr/>
        </w:pPrChange>
      </w:pPr>
      <w:del w:id="161"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2" w:author="Joey Bernhardt" w:date="2015-12-18T15:52:00Z"/>
          <w:rFonts w:ascii="Times New Roman" w:hAnsi="Times New Roman" w:cs="Times New Roman"/>
          <w:b/>
        </w:rPr>
        <w:pPrChange w:id="163" w:author="Joey Bernhardt" w:date="2015-12-18T16:24:00Z">
          <w:pPr/>
        </w:pPrChange>
      </w:pPr>
      <w:del w:id="164"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5" w:author="Joey Bernhardt" w:date="2015-12-18T15:52:00Z"/>
          <w:rFonts w:ascii="Times New Roman" w:hAnsi="Times New Roman" w:cs="Times New Roman"/>
          <w:b/>
        </w:rPr>
        <w:pPrChange w:id="166" w:author="Joey Bernhardt" w:date="2015-12-18T16:24:00Z">
          <w:pPr/>
        </w:pPrChange>
      </w:pPr>
      <w:del w:id="167"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68" w:author="Joey Bernhardt" w:date="2015-12-18T16:22:00Z"/>
          <w:rFonts w:ascii="Times New Roman" w:hAnsi="Times New Roman" w:cs="Times New Roman"/>
          <w:b/>
        </w:rPr>
        <w:pPrChange w:id="169"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0" w:author="Joey Bernhardt" w:date="2015-12-18T16:24:00Z">
          <w:pPr/>
        </w:pPrChange>
      </w:pPr>
    </w:p>
    <w:p w14:paraId="408F6375" w14:textId="50800C52" w:rsidR="00595F3D" w:rsidRPr="00037D28" w:rsidRDefault="00825A32">
      <w:pPr>
        <w:pStyle w:val="Heading2"/>
        <w:spacing w:before="360" w:after="80" w:line="360" w:lineRule="auto"/>
        <w:rPr>
          <w:rFonts w:ascii="Times New Roman" w:hAnsi="Times New Roman" w:cs="Times New Roman"/>
          <w:sz w:val="24"/>
          <w:szCs w:val="24"/>
          <w:highlight w:val="cyan"/>
          <w:rPrChange w:id="171" w:author="Joey Bernhardt" w:date="2016-01-19T10:30:00Z">
            <w:rPr/>
          </w:rPrChange>
        </w:rPr>
      </w:pPr>
      <w:r w:rsidRPr="00037D28">
        <w:rPr>
          <w:rFonts w:ascii="Times New Roman" w:eastAsia="Times New Roman" w:hAnsi="Times New Roman" w:cs="Times New Roman"/>
          <w:sz w:val="24"/>
          <w:szCs w:val="24"/>
          <w:highlight w:val="cyan"/>
          <w:rPrChange w:id="172" w:author="Joey Bernhardt" w:date="2016-01-19T10:30:00Z">
            <w:rPr>
              <w:rFonts w:ascii="Times New Roman" w:eastAsia="Times New Roman" w:hAnsi="Times New Roman" w:cs="Times New Roman"/>
              <w:sz w:val="24"/>
              <w:szCs w:val="24"/>
            </w:rPr>
          </w:rPrChange>
        </w:rPr>
        <w:t>M</w:t>
      </w:r>
      <w:r w:rsidR="00595F3D" w:rsidRPr="00037D28">
        <w:rPr>
          <w:rFonts w:ascii="Times New Roman" w:eastAsia="Times New Roman" w:hAnsi="Times New Roman" w:cs="Times New Roman"/>
          <w:sz w:val="24"/>
          <w:szCs w:val="24"/>
          <w:highlight w:val="cyan"/>
          <w:rPrChange w:id="173" w:author="Joey Bernhardt" w:date="2016-01-19T10:30:00Z">
            <w:rPr>
              <w:rFonts w:ascii="Times New Roman" w:eastAsia="Times New Roman" w:hAnsi="Times New Roman" w:cs="Times New Roman"/>
              <w:sz w:val="24"/>
              <w:szCs w:val="24"/>
            </w:rPr>
          </w:rPrChange>
        </w:rPr>
        <w:t>ethods</w:t>
      </w:r>
    </w:p>
    <w:p w14:paraId="57E75E70" w14:textId="6C2460DB" w:rsidR="00595F3D" w:rsidRPr="00037D28" w:rsidRDefault="00595F3D">
      <w:pPr>
        <w:pStyle w:val="normal0"/>
        <w:spacing w:line="360" w:lineRule="auto"/>
        <w:rPr>
          <w:rFonts w:ascii="Times New Roman" w:hAnsi="Times New Roman" w:cs="Times New Roman"/>
          <w:sz w:val="24"/>
          <w:szCs w:val="24"/>
          <w:highlight w:val="cyan"/>
          <w:rPrChange w:id="174" w:author="Joey Bernhardt" w:date="2016-01-19T10:30:00Z">
            <w:rPr/>
          </w:rPrChange>
        </w:rPr>
      </w:pPr>
      <w:r w:rsidRPr="00037D28">
        <w:rPr>
          <w:rFonts w:ascii="Times New Roman" w:eastAsia="Times New Roman" w:hAnsi="Times New Roman" w:cs="Times New Roman"/>
          <w:sz w:val="24"/>
          <w:szCs w:val="24"/>
          <w:highlight w:val="cyan"/>
          <w:rPrChange w:id="175" w:author="Joey Bernhardt" w:date="2016-01-19T10:30:00Z">
            <w:rPr>
              <w:rFonts w:ascii="Times New Roman" w:eastAsia="Times New Roman" w:hAnsi="Times New Roman" w:cs="Times New Roman"/>
              <w:sz w:val="24"/>
              <w:szCs w:val="24"/>
            </w:rPr>
          </w:rPrChange>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6"/>
      <w:r w:rsidRPr="00037D28">
        <w:rPr>
          <w:rFonts w:ascii="Times New Roman" w:eastAsia="Times New Roman" w:hAnsi="Times New Roman" w:cs="Times New Roman"/>
          <w:sz w:val="24"/>
          <w:szCs w:val="24"/>
          <w:highlight w:val="cyan"/>
          <w:rPrChange w:id="177" w:author="Joey Bernhardt" w:date="2016-01-19T10:30:00Z">
            <w:rPr>
              <w:rFonts w:ascii="Times New Roman" w:eastAsia="Times New Roman" w:hAnsi="Times New Roman" w:cs="Times New Roman"/>
              <w:sz w:val="24"/>
              <w:szCs w:val="24"/>
            </w:rPr>
          </w:rPrChange>
        </w:rPr>
        <w:t>[We synthesized SPATIALLY AND SIZE EXPLICIT DATA, TO IDENTIFY THRESHOLDS IN GEOGRAPHY AND OR BODY SIZE THAT INDICATE THAT A SPECIES ACHIEVES 25% RDI IN A SINGLE PORTION.]</w:t>
      </w:r>
      <w:commentRangeEnd w:id="176"/>
      <w:r w:rsidRPr="00037D28">
        <w:rPr>
          <w:rStyle w:val="CommentReference"/>
          <w:rFonts w:ascii="Times New Roman" w:hAnsi="Times New Roman" w:cs="Times New Roman"/>
          <w:sz w:val="24"/>
          <w:szCs w:val="24"/>
          <w:highlight w:val="cyan"/>
          <w:rPrChange w:id="178" w:author="Joey Bernhardt" w:date="2016-01-19T10:30:00Z">
            <w:rPr>
              <w:rStyle w:val="CommentReference"/>
            </w:rPr>
          </w:rPrChange>
        </w:rPr>
        <w:commentReference w:id="176"/>
      </w:r>
    </w:p>
    <w:p w14:paraId="621ECDD8" w14:textId="77777777" w:rsidR="00595F3D" w:rsidRPr="00037D28" w:rsidRDefault="00595F3D">
      <w:pPr>
        <w:pStyle w:val="Heading3"/>
        <w:spacing w:before="280" w:after="80" w:line="360" w:lineRule="auto"/>
        <w:rPr>
          <w:rFonts w:ascii="Times New Roman" w:hAnsi="Times New Roman" w:cs="Times New Roman"/>
          <w:highlight w:val="cyan"/>
          <w:rPrChange w:id="179" w:author="Joey Bernhardt" w:date="2016-01-19T10:30:00Z">
            <w:rPr/>
          </w:rPrChange>
        </w:rPr>
      </w:pPr>
      <w:bookmarkStart w:id="180" w:name="h.3znysh7" w:colFirst="0" w:colLast="0"/>
      <w:bookmarkEnd w:id="180"/>
      <w:r w:rsidRPr="00037D28">
        <w:rPr>
          <w:rFonts w:ascii="Times New Roman" w:eastAsia="Times New Roman" w:hAnsi="Times New Roman" w:cs="Times New Roman"/>
          <w:color w:val="000000"/>
          <w:highlight w:val="cyan"/>
          <w:rPrChange w:id="181" w:author="Joey Bernhardt" w:date="2016-01-19T10:30:00Z">
            <w:rPr>
              <w:rFonts w:ascii="Times New Roman" w:eastAsia="Times New Roman" w:hAnsi="Times New Roman" w:cs="Times New Roman"/>
              <w:color w:val="000000"/>
            </w:rPr>
          </w:rPrChange>
        </w:rPr>
        <w:t>Literature search and data collection</w:t>
      </w:r>
    </w:p>
    <w:p w14:paraId="52CBCB88" w14:textId="5039C198" w:rsidR="00595F3D" w:rsidRPr="00037D28" w:rsidRDefault="00595F3D">
      <w:pPr>
        <w:pStyle w:val="normal0"/>
        <w:spacing w:line="360" w:lineRule="auto"/>
        <w:rPr>
          <w:rFonts w:ascii="Times New Roman" w:hAnsi="Times New Roman" w:cs="Times New Roman"/>
          <w:sz w:val="24"/>
          <w:szCs w:val="24"/>
          <w:highlight w:val="cyan"/>
          <w:rPrChange w:id="182" w:author="Joey Bernhardt" w:date="2016-01-19T10:30:00Z">
            <w:rPr/>
          </w:rPrChange>
        </w:rPr>
      </w:pPr>
      <w:r w:rsidRPr="00037D28">
        <w:rPr>
          <w:rFonts w:ascii="Times New Roman" w:eastAsia="Times New Roman" w:hAnsi="Times New Roman" w:cs="Times New Roman"/>
          <w:sz w:val="24"/>
          <w:szCs w:val="24"/>
          <w:highlight w:val="cyan"/>
          <w:rPrChange w:id="183" w:author="Joey Bernhardt" w:date="2016-01-19T10:30:00Z">
            <w:rPr>
              <w:rFonts w:ascii="Times New Roman" w:eastAsia="Times New Roman" w:hAnsi="Times New Roman" w:cs="Times New Roman"/>
              <w:sz w:val="24"/>
              <w:szCs w:val="24"/>
            </w:rPr>
          </w:rPrChange>
        </w:rPr>
        <w:t>To test how nutrient profile varies with ecological traits, we assembled a dataset of nutrient content in the edible portions of 400</w:t>
      </w:r>
      <w:commentRangeStart w:id="184"/>
      <w:r w:rsidRPr="00037D28">
        <w:rPr>
          <w:rFonts w:ascii="Times New Roman" w:eastAsia="Times New Roman" w:hAnsi="Times New Roman" w:cs="Times New Roman"/>
          <w:sz w:val="24"/>
          <w:szCs w:val="24"/>
          <w:highlight w:val="cyan"/>
          <w:rPrChange w:id="185" w:author="Joey Bernhardt" w:date="2016-01-19T10:30:00Z">
            <w:rPr>
              <w:rFonts w:ascii="Times New Roman" w:eastAsia="Times New Roman" w:hAnsi="Times New Roman" w:cs="Times New Roman"/>
              <w:sz w:val="24"/>
              <w:szCs w:val="24"/>
            </w:rPr>
          </w:rPrChange>
        </w:rPr>
        <w:t xml:space="preserve"> aquatic species</w:t>
      </w:r>
      <w:commentRangeEnd w:id="184"/>
      <w:r w:rsidRPr="00037D28">
        <w:rPr>
          <w:rFonts w:ascii="Times New Roman" w:hAnsi="Times New Roman" w:cs="Times New Roman"/>
          <w:sz w:val="24"/>
          <w:szCs w:val="24"/>
          <w:highlight w:val="cyan"/>
          <w:rPrChange w:id="186" w:author="Joey Bernhardt" w:date="2016-01-19T10:30:00Z">
            <w:rPr/>
          </w:rPrChange>
        </w:rPr>
        <w:commentReference w:id="184"/>
      </w:r>
      <w:r w:rsidRPr="00037D28">
        <w:rPr>
          <w:rFonts w:ascii="Times New Roman" w:eastAsia="Times New Roman" w:hAnsi="Times New Roman" w:cs="Times New Roman"/>
          <w:sz w:val="24"/>
          <w:szCs w:val="24"/>
          <w:highlight w:val="cyan"/>
          <w:rPrChange w:id="187" w:author="Joey Bernhardt" w:date="2016-01-19T10:30:00Z">
            <w:rPr>
              <w:rFonts w:ascii="Times New Roman" w:eastAsia="Times New Roman" w:hAnsi="Times New Roman" w:cs="Times New Roman"/>
              <w:sz w:val="24"/>
              <w:szCs w:val="24"/>
            </w:rPr>
          </w:rPrChange>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88"/>
      <w:r w:rsidRPr="00037D28">
        <w:rPr>
          <w:rFonts w:ascii="Times New Roman" w:eastAsia="Times New Roman" w:hAnsi="Times New Roman" w:cs="Times New Roman"/>
          <w:sz w:val="24"/>
          <w:szCs w:val="24"/>
          <w:highlight w:val="cyan"/>
          <w:rPrChange w:id="189" w:author="Joey Bernhardt" w:date="2016-01-19T10:30:00Z">
            <w:rPr>
              <w:rFonts w:ascii="Times New Roman" w:eastAsia="Times New Roman" w:hAnsi="Times New Roman" w:cs="Times New Roman"/>
              <w:sz w:val="24"/>
              <w:szCs w:val="24"/>
            </w:rPr>
          </w:rPrChange>
        </w:rPr>
        <w:t>We restricted our analysis to include only the edible portions of wild, raw fish (thus excluding prepared or farmed seafood items)</w:t>
      </w:r>
      <w:commentRangeEnd w:id="188"/>
      <w:r w:rsidRPr="00037D28">
        <w:rPr>
          <w:rStyle w:val="CommentReference"/>
          <w:rFonts w:ascii="Times New Roman" w:hAnsi="Times New Roman" w:cs="Times New Roman"/>
          <w:sz w:val="24"/>
          <w:szCs w:val="24"/>
          <w:highlight w:val="cyan"/>
          <w:rPrChange w:id="190" w:author="Joey Bernhardt" w:date="2016-01-19T10:30:00Z">
            <w:rPr>
              <w:rStyle w:val="CommentReference"/>
            </w:rPr>
          </w:rPrChange>
        </w:rPr>
        <w:commentReference w:id="188"/>
      </w:r>
      <w:r w:rsidRPr="00037D28">
        <w:rPr>
          <w:rFonts w:ascii="Times New Roman" w:eastAsia="Times New Roman" w:hAnsi="Times New Roman" w:cs="Times New Roman"/>
          <w:sz w:val="24"/>
          <w:szCs w:val="24"/>
          <w:highlight w:val="cyan"/>
          <w:rPrChange w:id="191" w:author="Joey Bernhardt" w:date="2016-01-19T10:30:00Z">
            <w:rPr>
              <w:rFonts w:ascii="Times New Roman" w:eastAsia="Times New Roman" w:hAnsi="Times New Roman" w:cs="Times New Roman"/>
              <w:sz w:val="24"/>
              <w:szCs w:val="24"/>
            </w:rPr>
          </w:rPrChange>
        </w:rPr>
        <w:t xml:space="preserve">. Our dataset includes quantities for the following microelements: calcium; iron; zinc; mercury and two fatty acids: </w:t>
      </w:r>
      <w:proofErr w:type="spellStart"/>
      <w:r w:rsidRPr="00037D28">
        <w:rPr>
          <w:rFonts w:ascii="Times New Roman" w:eastAsia="Times New Roman" w:hAnsi="Times New Roman" w:cs="Times New Roman"/>
          <w:sz w:val="24"/>
          <w:szCs w:val="24"/>
          <w:highlight w:val="cyan"/>
          <w:rPrChange w:id="192" w:author="Joey Bernhardt" w:date="2016-01-19T10:30:00Z">
            <w:rPr>
              <w:rFonts w:ascii="Times New Roman" w:eastAsia="Times New Roman" w:hAnsi="Times New Roman" w:cs="Times New Roman"/>
              <w:sz w:val="24"/>
              <w:szCs w:val="24"/>
            </w:rPr>
          </w:rPrChange>
        </w:rPr>
        <w:t>eicosapentaenoic</w:t>
      </w:r>
      <w:proofErr w:type="spellEnd"/>
      <w:r w:rsidRPr="00037D28">
        <w:rPr>
          <w:rFonts w:ascii="Times New Roman" w:eastAsia="Times New Roman" w:hAnsi="Times New Roman" w:cs="Times New Roman"/>
          <w:sz w:val="24"/>
          <w:szCs w:val="24"/>
          <w:highlight w:val="cyan"/>
          <w:rPrChange w:id="193" w:author="Joey Bernhardt" w:date="2016-01-19T10:30:00Z">
            <w:rPr>
              <w:rFonts w:ascii="Times New Roman" w:eastAsia="Times New Roman" w:hAnsi="Times New Roman" w:cs="Times New Roman"/>
              <w:sz w:val="24"/>
              <w:szCs w:val="24"/>
            </w:rPr>
          </w:rPrChange>
        </w:rPr>
        <w:t xml:space="preserve"> acid (EPA); and </w:t>
      </w:r>
      <w:proofErr w:type="spellStart"/>
      <w:r w:rsidRPr="00037D28">
        <w:rPr>
          <w:rFonts w:ascii="Times New Roman" w:eastAsia="Times New Roman" w:hAnsi="Times New Roman" w:cs="Times New Roman"/>
          <w:sz w:val="24"/>
          <w:szCs w:val="24"/>
          <w:highlight w:val="cyan"/>
          <w:rPrChange w:id="194" w:author="Joey Bernhardt" w:date="2016-01-19T10:30:00Z">
            <w:rPr>
              <w:rFonts w:ascii="Times New Roman" w:eastAsia="Times New Roman" w:hAnsi="Times New Roman" w:cs="Times New Roman"/>
              <w:sz w:val="24"/>
              <w:szCs w:val="24"/>
            </w:rPr>
          </w:rPrChange>
        </w:rPr>
        <w:t>docosahexaenoic</w:t>
      </w:r>
      <w:proofErr w:type="spellEnd"/>
      <w:r w:rsidRPr="00037D28">
        <w:rPr>
          <w:rFonts w:ascii="Times New Roman" w:eastAsia="Times New Roman" w:hAnsi="Times New Roman" w:cs="Times New Roman"/>
          <w:sz w:val="24"/>
          <w:szCs w:val="24"/>
          <w:highlight w:val="cyan"/>
          <w:rPrChange w:id="195" w:author="Joey Bernhardt" w:date="2016-01-19T10:30:00Z">
            <w:rPr>
              <w:rFonts w:ascii="Times New Roman" w:eastAsia="Times New Roman" w:hAnsi="Times New Roman" w:cs="Times New Roman"/>
              <w:sz w:val="24"/>
              <w:szCs w:val="24"/>
            </w:rPr>
          </w:rPrChange>
        </w:rPr>
        <w:t xml:space="preserve"> acid (DHA). To address inconsistencies in fatty acid data reporting, we standardized fatty acid measurements using the fatty acid </w:t>
      </w:r>
      <w:commentRangeStart w:id="196"/>
      <w:r w:rsidRPr="00037D28">
        <w:rPr>
          <w:rFonts w:ascii="Times New Roman" w:eastAsia="Times New Roman" w:hAnsi="Times New Roman" w:cs="Times New Roman"/>
          <w:sz w:val="24"/>
          <w:szCs w:val="24"/>
          <w:highlight w:val="cyan"/>
          <w:rPrChange w:id="197" w:author="Joey Bernhardt" w:date="2016-01-19T10:30:00Z">
            <w:rPr>
              <w:rFonts w:ascii="Times New Roman" w:eastAsia="Times New Roman" w:hAnsi="Times New Roman" w:cs="Times New Roman"/>
              <w:sz w:val="24"/>
              <w:szCs w:val="24"/>
            </w:rPr>
          </w:rPrChange>
        </w:rPr>
        <w:t>conversion factors proposed by Nowak et al. (2014).</w:t>
      </w:r>
      <w:commentRangeEnd w:id="196"/>
      <w:r w:rsidRPr="00037D28">
        <w:rPr>
          <w:rFonts w:ascii="Times New Roman" w:hAnsi="Times New Roman" w:cs="Times New Roman"/>
          <w:sz w:val="24"/>
          <w:szCs w:val="24"/>
          <w:highlight w:val="cyan"/>
          <w:rPrChange w:id="198" w:author="Joey Bernhardt" w:date="2016-01-19T10:30:00Z">
            <w:rPr/>
          </w:rPrChange>
        </w:rPr>
        <w:commentReference w:id="196"/>
      </w:r>
    </w:p>
    <w:p w14:paraId="6F4C081B" w14:textId="77777777" w:rsidR="00595F3D" w:rsidRPr="00037D28" w:rsidRDefault="00595F3D">
      <w:pPr>
        <w:pStyle w:val="normal0"/>
        <w:spacing w:line="360" w:lineRule="auto"/>
        <w:rPr>
          <w:rFonts w:ascii="Times New Roman" w:hAnsi="Times New Roman" w:cs="Times New Roman"/>
          <w:sz w:val="24"/>
          <w:szCs w:val="24"/>
          <w:highlight w:val="cyan"/>
          <w:rPrChange w:id="199" w:author="Joey Bernhardt" w:date="2016-01-19T10:30:00Z">
            <w:rPr/>
          </w:rPrChange>
        </w:rPr>
      </w:pPr>
    </w:p>
    <w:p w14:paraId="52DFDCA2" w14:textId="77777777" w:rsidR="00595F3D" w:rsidRPr="00037D28" w:rsidRDefault="00595F3D">
      <w:pPr>
        <w:pStyle w:val="normal0"/>
        <w:spacing w:line="360" w:lineRule="auto"/>
        <w:rPr>
          <w:rFonts w:ascii="Times New Roman" w:hAnsi="Times New Roman" w:cs="Times New Roman"/>
          <w:sz w:val="24"/>
          <w:szCs w:val="24"/>
          <w:highlight w:val="cyan"/>
          <w:rPrChange w:id="200" w:author="Joey Bernhardt" w:date="2016-01-19T10:30:00Z">
            <w:rPr/>
          </w:rPrChange>
        </w:rPr>
      </w:pPr>
      <w:r w:rsidRPr="00037D28">
        <w:rPr>
          <w:rFonts w:ascii="Times New Roman" w:eastAsia="Times New Roman" w:hAnsi="Times New Roman" w:cs="Times New Roman"/>
          <w:sz w:val="24"/>
          <w:szCs w:val="24"/>
          <w:highlight w:val="cyan"/>
          <w:rPrChange w:id="201" w:author="Joey Bernhardt" w:date="2016-01-19T10:30:00Z">
            <w:rPr>
              <w:rFonts w:ascii="Times New Roman" w:eastAsia="Times New Roman" w:hAnsi="Times New Roman" w:cs="Times New Roman"/>
              <w:sz w:val="24"/>
              <w:szCs w:val="24"/>
            </w:rPr>
          </w:rPrChange>
        </w:rPr>
        <w:t xml:space="preserve">Ecological trait information was collected for each species from </w:t>
      </w:r>
      <w:proofErr w:type="spellStart"/>
      <w:r w:rsidRPr="00037D28">
        <w:rPr>
          <w:rFonts w:ascii="Times New Roman" w:eastAsia="Times New Roman" w:hAnsi="Times New Roman" w:cs="Times New Roman"/>
          <w:sz w:val="24"/>
          <w:szCs w:val="24"/>
          <w:highlight w:val="cyan"/>
          <w:rPrChange w:id="202" w:author="Joey Bernhardt" w:date="2016-01-19T10:30:00Z">
            <w:rPr>
              <w:rFonts w:ascii="Times New Roman" w:eastAsia="Times New Roman" w:hAnsi="Times New Roman" w:cs="Times New Roman"/>
              <w:sz w:val="24"/>
              <w:szCs w:val="24"/>
            </w:rPr>
          </w:rPrChange>
        </w:rPr>
        <w:t>FishBase</w:t>
      </w:r>
      <w:proofErr w:type="spellEnd"/>
      <w:r w:rsidRPr="00037D28">
        <w:rPr>
          <w:rFonts w:ascii="Times New Roman" w:eastAsia="Times New Roman" w:hAnsi="Times New Roman" w:cs="Times New Roman"/>
          <w:sz w:val="24"/>
          <w:szCs w:val="24"/>
          <w:highlight w:val="cyan"/>
          <w:rPrChange w:id="203"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04"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05"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06"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07" w:author="Joey Bernhardt" w:date="2016-01-19T10:30:00Z">
            <w:rPr>
              <w:rFonts w:ascii="Times New Roman" w:eastAsia="Times New Roman" w:hAnsi="Times New Roman" w:cs="Times New Roman"/>
              <w:sz w:val="24"/>
              <w:szCs w:val="24"/>
            </w:rPr>
          </w:rPrChange>
        </w:rPr>
        <w:t xml:space="preserve"> 2014) and </w:t>
      </w:r>
      <w:proofErr w:type="spellStart"/>
      <w:r w:rsidRPr="00037D28">
        <w:rPr>
          <w:rFonts w:ascii="Times New Roman" w:eastAsia="Times New Roman" w:hAnsi="Times New Roman" w:cs="Times New Roman"/>
          <w:sz w:val="24"/>
          <w:szCs w:val="24"/>
          <w:highlight w:val="cyan"/>
          <w:rPrChange w:id="208" w:author="Joey Bernhardt" w:date="2016-01-19T10:30:00Z">
            <w:rPr>
              <w:rFonts w:ascii="Times New Roman" w:eastAsia="Times New Roman" w:hAnsi="Times New Roman" w:cs="Times New Roman"/>
              <w:sz w:val="24"/>
              <w:szCs w:val="24"/>
            </w:rPr>
          </w:rPrChange>
        </w:rPr>
        <w:t>SeaLifeBase</w:t>
      </w:r>
      <w:proofErr w:type="spellEnd"/>
      <w:r w:rsidRPr="00037D28">
        <w:rPr>
          <w:rFonts w:ascii="Times New Roman" w:eastAsia="Times New Roman" w:hAnsi="Times New Roman" w:cs="Times New Roman"/>
          <w:sz w:val="24"/>
          <w:szCs w:val="24"/>
          <w:highlight w:val="cyan"/>
          <w:rPrChange w:id="209"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10" w:author="Joey Bernhardt" w:date="2016-01-19T10:30:00Z">
            <w:rPr>
              <w:rFonts w:ascii="Times New Roman" w:eastAsia="Times New Roman" w:hAnsi="Times New Roman" w:cs="Times New Roman"/>
              <w:sz w:val="24"/>
              <w:szCs w:val="24"/>
            </w:rPr>
          </w:rPrChange>
        </w:rPr>
        <w:t>Palomares</w:t>
      </w:r>
      <w:proofErr w:type="spellEnd"/>
      <w:r w:rsidRPr="00037D28">
        <w:rPr>
          <w:rFonts w:ascii="Times New Roman" w:eastAsia="Times New Roman" w:hAnsi="Times New Roman" w:cs="Times New Roman"/>
          <w:sz w:val="24"/>
          <w:szCs w:val="24"/>
          <w:highlight w:val="cyan"/>
          <w:rPrChange w:id="211"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12"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13" w:author="Joey Bernhardt" w:date="2016-01-19T10:30:00Z">
            <w:rPr>
              <w:rFonts w:ascii="Times New Roman" w:eastAsia="Times New Roman" w:hAnsi="Times New Roman" w:cs="Times New Roman"/>
              <w:sz w:val="24"/>
              <w:szCs w:val="24"/>
            </w:rPr>
          </w:rPrChange>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037D28">
        <w:rPr>
          <w:rFonts w:ascii="Times New Roman" w:eastAsia="Times New Roman" w:hAnsi="Times New Roman" w:cs="Times New Roman"/>
          <w:i/>
          <w:sz w:val="24"/>
          <w:szCs w:val="24"/>
          <w:highlight w:val="cyan"/>
          <w:rPrChange w:id="214" w:author="Joey Bernhardt" w:date="2016-01-19T10:30:00Z">
            <w:rPr>
              <w:rFonts w:ascii="Times New Roman" w:eastAsia="Times New Roman" w:hAnsi="Times New Roman" w:cs="Times New Roman"/>
              <w:i/>
              <w:sz w:val="24"/>
              <w:szCs w:val="24"/>
            </w:rPr>
          </w:rPrChange>
        </w:rPr>
        <w:t>mass</w:t>
      </w:r>
      <w:r w:rsidRPr="00037D28">
        <w:rPr>
          <w:rFonts w:ascii="Times New Roman" w:eastAsia="Times New Roman" w:hAnsi="Times New Roman" w:cs="Times New Roman"/>
          <w:sz w:val="24"/>
          <w:szCs w:val="24"/>
          <w:highlight w:val="cyan"/>
          <w:rPrChange w:id="215"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16" w:author="Joey Bernhardt" w:date="2016-01-19T10:30:00Z">
            <w:rPr>
              <w:rFonts w:ascii="Times New Roman" w:eastAsia="Times New Roman" w:hAnsi="Times New Roman" w:cs="Times New Roman"/>
              <w:i/>
              <w:sz w:val="24"/>
              <w:szCs w:val="24"/>
            </w:rPr>
          </w:rPrChange>
        </w:rPr>
        <w:t>a*</w:t>
      </w:r>
      <w:proofErr w:type="spellStart"/>
      <w:r w:rsidRPr="00037D28">
        <w:rPr>
          <w:rFonts w:ascii="Times New Roman" w:eastAsia="Times New Roman" w:hAnsi="Times New Roman" w:cs="Times New Roman"/>
          <w:i/>
          <w:sz w:val="24"/>
          <w:szCs w:val="24"/>
          <w:highlight w:val="cyan"/>
          <w:rPrChange w:id="217" w:author="Joey Bernhardt" w:date="2016-01-19T10:30:00Z">
            <w:rPr>
              <w:rFonts w:ascii="Times New Roman" w:eastAsia="Times New Roman" w:hAnsi="Times New Roman" w:cs="Times New Roman"/>
              <w:i/>
              <w:sz w:val="24"/>
              <w:szCs w:val="24"/>
            </w:rPr>
          </w:rPrChange>
        </w:rPr>
        <w:t>length^b</w:t>
      </w:r>
      <w:proofErr w:type="spellEnd"/>
      <w:r w:rsidRPr="00037D28">
        <w:rPr>
          <w:rFonts w:ascii="Times New Roman" w:eastAsia="Times New Roman" w:hAnsi="Times New Roman" w:cs="Times New Roman"/>
          <w:sz w:val="24"/>
          <w:szCs w:val="24"/>
          <w:highlight w:val="cyan"/>
          <w:rPrChange w:id="218" w:author="Joey Bernhardt" w:date="2016-01-19T10:30:00Z">
            <w:rPr>
              <w:rFonts w:ascii="Times New Roman" w:eastAsia="Times New Roman" w:hAnsi="Times New Roman" w:cs="Times New Roman"/>
              <w:sz w:val="24"/>
              <w:szCs w:val="24"/>
            </w:rPr>
          </w:rPrChange>
        </w:rPr>
        <w:t xml:space="preserve">). We used species-specific or taxon-specific </w:t>
      </w:r>
      <w:proofErr w:type="gramStart"/>
      <w:r w:rsidRPr="00037D28">
        <w:rPr>
          <w:rFonts w:ascii="Times New Roman" w:eastAsia="Times New Roman" w:hAnsi="Times New Roman" w:cs="Times New Roman"/>
          <w:i/>
          <w:sz w:val="24"/>
          <w:szCs w:val="24"/>
          <w:highlight w:val="cyan"/>
          <w:rPrChange w:id="219" w:author="Joey Bernhardt" w:date="2016-01-19T10:30:00Z">
            <w:rPr>
              <w:rFonts w:ascii="Times New Roman" w:eastAsia="Times New Roman" w:hAnsi="Times New Roman" w:cs="Times New Roman"/>
              <w:i/>
              <w:sz w:val="24"/>
              <w:szCs w:val="24"/>
            </w:rPr>
          </w:rPrChange>
        </w:rPr>
        <w:t>a</w:t>
      </w:r>
      <w:r w:rsidRPr="00037D28">
        <w:rPr>
          <w:rFonts w:ascii="Times New Roman" w:eastAsia="Times New Roman" w:hAnsi="Times New Roman" w:cs="Times New Roman"/>
          <w:sz w:val="24"/>
          <w:szCs w:val="24"/>
          <w:highlight w:val="cyan"/>
          <w:rPrChange w:id="220" w:author="Joey Bernhardt" w:date="2016-01-19T10:30:00Z">
            <w:rPr>
              <w:rFonts w:ascii="Times New Roman" w:eastAsia="Times New Roman" w:hAnsi="Times New Roman" w:cs="Times New Roman"/>
              <w:sz w:val="24"/>
              <w:szCs w:val="24"/>
            </w:rPr>
          </w:rPrChange>
        </w:rPr>
        <w:t xml:space="preserve"> and</w:t>
      </w:r>
      <w:proofErr w:type="gramEnd"/>
      <w:r w:rsidRPr="00037D28">
        <w:rPr>
          <w:rFonts w:ascii="Times New Roman" w:eastAsia="Times New Roman" w:hAnsi="Times New Roman" w:cs="Times New Roman"/>
          <w:sz w:val="24"/>
          <w:szCs w:val="24"/>
          <w:highlight w:val="cyan"/>
          <w:rPrChange w:id="221"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22" w:author="Joey Bernhardt" w:date="2016-01-19T10:30:00Z">
            <w:rPr>
              <w:rFonts w:ascii="Times New Roman" w:eastAsia="Times New Roman" w:hAnsi="Times New Roman" w:cs="Times New Roman"/>
              <w:i/>
              <w:sz w:val="24"/>
              <w:szCs w:val="24"/>
            </w:rPr>
          </w:rPrChange>
        </w:rPr>
        <w:t>b</w:t>
      </w:r>
      <w:r w:rsidRPr="00037D28">
        <w:rPr>
          <w:rFonts w:ascii="Times New Roman" w:eastAsia="Times New Roman" w:hAnsi="Times New Roman" w:cs="Times New Roman"/>
          <w:sz w:val="24"/>
          <w:szCs w:val="24"/>
          <w:highlight w:val="cyan"/>
          <w:rPrChange w:id="223" w:author="Joey Bernhardt" w:date="2016-01-19T10:30:00Z">
            <w:rPr>
              <w:rFonts w:ascii="Times New Roman" w:eastAsia="Times New Roman" w:hAnsi="Times New Roman" w:cs="Times New Roman"/>
              <w:sz w:val="24"/>
              <w:szCs w:val="24"/>
            </w:rPr>
          </w:rPrChange>
        </w:rPr>
        <w:t xml:space="preserve"> parameter values published in </w:t>
      </w:r>
      <w:proofErr w:type="spellStart"/>
      <w:r w:rsidRPr="00037D28">
        <w:rPr>
          <w:rFonts w:ascii="Times New Roman" w:eastAsia="Times New Roman" w:hAnsi="Times New Roman" w:cs="Times New Roman"/>
          <w:sz w:val="24"/>
          <w:szCs w:val="24"/>
          <w:highlight w:val="cyan"/>
          <w:rPrChange w:id="224"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25" w:author="Joey Bernhardt" w:date="2016-01-19T10:30:00Z">
            <w:rPr>
              <w:rFonts w:ascii="Times New Roman" w:eastAsia="Times New Roman" w:hAnsi="Times New Roman" w:cs="Times New Roman"/>
              <w:sz w:val="24"/>
              <w:szCs w:val="24"/>
            </w:rPr>
          </w:rPrChange>
        </w:rPr>
        <w:t xml:space="preserve"> et al. (2013).</w:t>
      </w:r>
    </w:p>
    <w:p w14:paraId="7120112F" w14:textId="77777777" w:rsidR="00595F3D" w:rsidRPr="00037D28" w:rsidRDefault="00595F3D">
      <w:pPr>
        <w:pStyle w:val="Heading3"/>
        <w:spacing w:before="280" w:after="80" w:line="360" w:lineRule="auto"/>
        <w:rPr>
          <w:rFonts w:ascii="Times New Roman" w:hAnsi="Times New Roman" w:cs="Times New Roman"/>
          <w:highlight w:val="cyan"/>
          <w:rPrChange w:id="226" w:author="Joey Bernhardt" w:date="2016-01-19T10:30:00Z">
            <w:rPr/>
          </w:rPrChange>
        </w:rPr>
      </w:pPr>
      <w:bookmarkStart w:id="227" w:name="h.2et92p0" w:colFirst="0" w:colLast="0"/>
      <w:bookmarkEnd w:id="227"/>
      <w:commentRangeStart w:id="228"/>
      <w:r w:rsidRPr="00037D28">
        <w:rPr>
          <w:rFonts w:ascii="Times New Roman" w:eastAsia="Times New Roman" w:hAnsi="Times New Roman" w:cs="Times New Roman"/>
          <w:color w:val="000000"/>
          <w:highlight w:val="cyan"/>
          <w:rPrChange w:id="229" w:author="Joey Bernhardt" w:date="2016-01-19T10:30:00Z">
            <w:rPr>
              <w:rFonts w:ascii="Times New Roman" w:eastAsia="Times New Roman" w:hAnsi="Times New Roman" w:cs="Times New Roman"/>
              <w:color w:val="000000"/>
            </w:rPr>
          </w:rPrChange>
        </w:rPr>
        <w:t>Statistical Analysis</w:t>
      </w:r>
      <w:commentRangeEnd w:id="228"/>
      <w:r w:rsidRPr="00037D28">
        <w:rPr>
          <w:rStyle w:val="CommentReference"/>
          <w:rFonts w:ascii="Times New Roman" w:eastAsia="Arial" w:hAnsi="Times New Roman" w:cs="Times New Roman"/>
          <w:b w:val="0"/>
          <w:bCs w:val="0"/>
          <w:color w:val="000000"/>
          <w:sz w:val="24"/>
          <w:szCs w:val="24"/>
          <w:highlight w:val="cyan"/>
          <w:lang w:val="en-US"/>
          <w:rPrChange w:id="230" w:author="Joey Bernhardt" w:date="2016-01-19T10:30:00Z">
            <w:rPr>
              <w:rStyle w:val="CommentReference"/>
              <w:rFonts w:ascii="Arial" w:eastAsia="Arial" w:hAnsi="Arial" w:cs="Arial"/>
              <w:b w:val="0"/>
              <w:bCs w:val="0"/>
              <w:color w:val="000000"/>
              <w:lang w:val="en-US"/>
            </w:rPr>
          </w:rPrChange>
        </w:rPr>
        <w:commentReference w:id="228"/>
      </w:r>
    </w:p>
    <w:p w14:paraId="76402C36" w14:textId="77777777" w:rsidR="00595F3D" w:rsidRPr="00037D28" w:rsidRDefault="00595F3D">
      <w:pPr>
        <w:pStyle w:val="normal0"/>
        <w:spacing w:line="360" w:lineRule="auto"/>
        <w:rPr>
          <w:rFonts w:ascii="Times New Roman" w:hAnsi="Times New Roman" w:cs="Times New Roman"/>
          <w:sz w:val="24"/>
          <w:szCs w:val="24"/>
          <w:highlight w:val="cyan"/>
          <w:rPrChange w:id="231" w:author="Joey Bernhardt" w:date="2016-01-19T10:30:00Z">
            <w:rPr/>
          </w:rPrChange>
        </w:rPr>
      </w:pPr>
      <w:r w:rsidRPr="00037D28">
        <w:rPr>
          <w:rFonts w:ascii="Times New Roman" w:eastAsia="Times New Roman" w:hAnsi="Times New Roman" w:cs="Times New Roman"/>
          <w:sz w:val="24"/>
          <w:szCs w:val="24"/>
          <w:highlight w:val="cyan"/>
          <w:rPrChange w:id="232" w:author="Joey Bernhardt" w:date="2016-01-19T10:30:00Z">
            <w:rPr>
              <w:rFonts w:ascii="Times New Roman" w:eastAsia="Times New Roman" w:hAnsi="Times New Roman" w:cs="Times New Roman"/>
              <w:sz w:val="24"/>
              <w:szCs w:val="24"/>
            </w:rPr>
          </w:rPrChange>
        </w:rPr>
        <w:t>We modeled the relationship between nutrient content and species’ traits with linear regression models using a log-transformed power function. The full model included the entire set of predictors:</w:t>
      </w:r>
    </w:p>
    <w:p w14:paraId="16ED0270" w14:textId="77777777" w:rsidR="00595F3D" w:rsidRPr="00037D28" w:rsidRDefault="00595F3D">
      <w:pPr>
        <w:pStyle w:val="normal0"/>
        <w:spacing w:line="360" w:lineRule="auto"/>
        <w:rPr>
          <w:rFonts w:ascii="Times New Roman" w:hAnsi="Times New Roman" w:cs="Times New Roman"/>
          <w:sz w:val="24"/>
          <w:szCs w:val="24"/>
          <w:highlight w:val="cyan"/>
          <w:rPrChange w:id="233" w:author="Joey Bernhardt" w:date="2016-01-19T10:30:00Z">
            <w:rPr/>
          </w:rPrChange>
        </w:rPr>
      </w:pPr>
    </w:p>
    <w:p w14:paraId="1D834F0B" w14:textId="77777777" w:rsidR="00595F3D" w:rsidRPr="00037D28" w:rsidRDefault="00595F3D">
      <w:pPr>
        <w:pStyle w:val="normal0"/>
        <w:spacing w:line="360" w:lineRule="auto"/>
        <w:rPr>
          <w:rFonts w:ascii="Times New Roman" w:hAnsi="Times New Roman" w:cs="Times New Roman"/>
          <w:sz w:val="24"/>
          <w:szCs w:val="24"/>
          <w:highlight w:val="cyan"/>
          <w:rPrChange w:id="234" w:author="Joey Bernhardt" w:date="2016-01-19T10:30:00Z">
            <w:rPr/>
          </w:rPrChange>
        </w:rPr>
        <w:pPrChange w:id="235" w:author="Joey Bernhardt" w:date="2015-12-18T16:24:00Z">
          <w:pPr>
            <w:pStyle w:val="normal0"/>
            <w:spacing w:line="576" w:lineRule="auto"/>
          </w:pPr>
        </w:pPrChange>
      </w:pPr>
      <w:proofErr w:type="spellStart"/>
      <w:proofErr w:type="gramStart"/>
      <w:r w:rsidRPr="00037D28">
        <w:rPr>
          <w:rFonts w:ascii="Times New Roman" w:eastAsia="Times New Roman" w:hAnsi="Times New Roman" w:cs="Times New Roman"/>
          <w:sz w:val="24"/>
          <w:szCs w:val="24"/>
          <w:highlight w:val="cyan"/>
          <w:rPrChange w:id="236" w:author="Joey Bernhardt" w:date="2016-01-19T10:30:00Z">
            <w:rPr>
              <w:rFonts w:ascii="Times New Roman" w:eastAsia="Times New Roman" w:hAnsi="Times New Roman" w:cs="Times New Roman"/>
              <w:sz w:val="24"/>
              <w:szCs w:val="24"/>
            </w:rPr>
          </w:rPrChange>
        </w:rPr>
        <w:t>ln</w:t>
      </w:r>
      <w:proofErr w:type="spellEnd"/>
      <w:proofErr w:type="gramEnd"/>
      <w:r w:rsidRPr="00037D28">
        <w:rPr>
          <w:rFonts w:ascii="Times New Roman" w:eastAsia="Times New Roman" w:hAnsi="Times New Roman" w:cs="Times New Roman"/>
          <w:sz w:val="24"/>
          <w:szCs w:val="24"/>
          <w:highlight w:val="cyan"/>
          <w:rPrChange w:id="237" w:author="Joey Bernhardt" w:date="2016-01-19T10:30:00Z">
            <w:rPr>
              <w:rFonts w:ascii="Times New Roman" w:eastAsia="Times New Roman" w:hAnsi="Times New Roman" w:cs="Times New Roman"/>
              <w:sz w:val="24"/>
              <w:szCs w:val="24"/>
            </w:rPr>
          </w:rPrChange>
        </w:rPr>
        <w:t xml:space="preserve">(nutrient content) = </w:t>
      </w:r>
      <w:r w:rsidRPr="00037D28">
        <w:rPr>
          <w:rFonts w:ascii="Times New Roman" w:eastAsia="Times New Roman" w:hAnsi="Times New Roman" w:cs="Times New Roman"/>
          <w:i/>
          <w:sz w:val="24"/>
          <w:szCs w:val="24"/>
          <w:highlight w:val="cyan"/>
          <w:rPrChange w:id="238"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39" w:author="Joey Bernhardt" w:date="2016-01-19T10:30:00Z">
            <w:rPr>
              <w:rFonts w:ascii="Times New Roman" w:eastAsia="Times New Roman" w:hAnsi="Times New Roman" w:cs="Times New Roman"/>
              <w:i/>
              <w:sz w:val="14"/>
              <w:szCs w:val="14"/>
              <w:vertAlign w:val="subscript"/>
            </w:rPr>
          </w:rPrChange>
        </w:rPr>
        <w:t>0.i</w:t>
      </w:r>
      <w:r w:rsidRPr="00037D28">
        <w:rPr>
          <w:rFonts w:ascii="Times New Roman" w:eastAsia="Times New Roman" w:hAnsi="Times New Roman" w:cs="Times New Roman"/>
          <w:sz w:val="24"/>
          <w:szCs w:val="24"/>
          <w:highlight w:val="cyan"/>
          <w:rPrChange w:id="240" w:author="Joey Bernhardt" w:date="2016-01-19T10:30:00Z">
            <w:rPr>
              <w:rFonts w:ascii="Times New Roman" w:eastAsia="Times New Roman" w:hAnsi="Times New Roman" w:cs="Times New Roman"/>
              <w:sz w:val="24"/>
              <w:szCs w:val="24"/>
            </w:rPr>
          </w:rPrChange>
        </w:rPr>
        <w:t xml:space="preserve"> + </w:t>
      </w:r>
      <w:r w:rsidRPr="00037D28">
        <w:rPr>
          <w:rFonts w:ascii="Times New Roman" w:eastAsia="Times New Roman" w:hAnsi="Times New Roman" w:cs="Times New Roman"/>
          <w:i/>
          <w:sz w:val="24"/>
          <w:szCs w:val="24"/>
          <w:highlight w:val="cyan"/>
          <w:rPrChange w:id="241"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2" w:author="Joey Bernhardt" w:date="2016-01-19T10:30:00Z">
            <w:rPr>
              <w:rFonts w:ascii="Times New Roman" w:eastAsia="Times New Roman" w:hAnsi="Times New Roman" w:cs="Times New Roman"/>
              <w:i/>
              <w:sz w:val="14"/>
              <w:szCs w:val="14"/>
              <w:vertAlign w:val="subscript"/>
            </w:rPr>
          </w:rPrChange>
        </w:rPr>
        <w:t>1.i</w:t>
      </w:r>
      <w:r w:rsidRPr="00037D28">
        <w:rPr>
          <w:rFonts w:ascii="Times New Roman" w:eastAsia="Times New Roman" w:hAnsi="Times New Roman" w:cs="Times New Roman"/>
          <w:sz w:val="24"/>
          <w:szCs w:val="24"/>
          <w:highlight w:val="cyan"/>
          <w:rPrChange w:id="243"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44"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45" w:author="Joey Bernhardt" w:date="2016-01-19T10:30:00Z">
            <w:rPr>
              <w:rFonts w:ascii="Times New Roman" w:eastAsia="Times New Roman" w:hAnsi="Times New Roman" w:cs="Times New Roman"/>
              <w:sz w:val="24"/>
              <w:szCs w:val="24"/>
            </w:rPr>
          </w:rPrChange>
        </w:rPr>
        <w:t xml:space="preserve">(body size)*latitude + </w:t>
      </w:r>
      <w:r w:rsidRPr="00037D28">
        <w:rPr>
          <w:rFonts w:ascii="Times New Roman" w:eastAsia="Times New Roman" w:hAnsi="Times New Roman" w:cs="Times New Roman"/>
          <w:i/>
          <w:sz w:val="24"/>
          <w:szCs w:val="24"/>
          <w:highlight w:val="cyan"/>
          <w:rPrChange w:id="246"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7" w:author="Joey Bernhardt" w:date="2016-01-19T10:30:00Z">
            <w:rPr>
              <w:rFonts w:ascii="Times New Roman" w:eastAsia="Times New Roman" w:hAnsi="Times New Roman" w:cs="Times New Roman"/>
              <w:i/>
              <w:sz w:val="14"/>
              <w:szCs w:val="14"/>
              <w:vertAlign w:val="subscript"/>
            </w:rPr>
          </w:rPrChange>
        </w:rPr>
        <w:t>2.i</w:t>
      </w:r>
      <w:r w:rsidRPr="00037D28">
        <w:rPr>
          <w:rFonts w:ascii="Times New Roman" w:eastAsia="Times New Roman" w:hAnsi="Times New Roman" w:cs="Times New Roman"/>
          <w:sz w:val="24"/>
          <w:szCs w:val="24"/>
          <w:highlight w:val="cyan"/>
          <w:rPrChange w:id="248"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49"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0" w:author="Joey Bernhardt" w:date="2016-01-19T10:30:00Z">
            <w:rPr>
              <w:rFonts w:ascii="Times New Roman" w:eastAsia="Times New Roman" w:hAnsi="Times New Roman" w:cs="Times New Roman"/>
              <w:sz w:val="24"/>
              <w:szCs w:val="24"/>
            </w:rPr>
          </w:rPrChange>
        </w:rPr>
        <w:t xml:space="preserve">(body size)*(trophic position)  + </w:t>
      </w:r>
      <w:r w:rsidRPr="00037D28">
        <w:rPr>
          <w:rFonts w:ascii="Times New Roman" w:eastAsia="Times New Roman" w:hAnsi="Times New Roman" w:cs="Times New Roman"/>
          <w:i/>
          <w:sz w:val="24"/>
          <w:szCs w:val="24"/>
          <w:highlight w:val="cyan"/>
          <w:rPrChange w:id="251"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52" w:author="Joey Bernhardt" w:date="2016-01-19T10:30:00Z">
            <w:rPr>
              <w:rFonts w:ascii="Times New Roman" w:eastAsia="Times New Roman" w:hAnsi="Times New Roman" w:cs="Times New Roman"/>
              <w:i/>
              <w:sz w:val="14"/>
              <w:szCs w:val="14"/>
              <w:vertAlign w:val="subscript"/>
            </w:rPr>
          </w:rPrChange>
        </w:rPr>
        <w:t>3.i</w:t>
      </w:r>
      <w:r w:rsidRPr="00037D28">
        <w:rPr>
          <w:rFonts w:ascii="Times New Roman" w:eastAsia="Times New Roman" w:hAnsi="Times New Roman" w:cs="Times New Roman"/>
          <w:sz w:val="24"/>
          <w:szCs w:val="24"/>
          <w:highlight w:val="cyan"/>
          <w:rPrChange w:id="253"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54"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5" w:author="Joey Bernhardt" w:date="2016-01-19T10:30:00Z">
            <w:rPr>
              <w:rFonts w:ascii="Times New Roman" w:eastAsia="Times New Roman" w:hAnsi="Times New Roman" w:cs="Times New Roman"/>
              <w:sz w:val="24"/>
              <w:szCs w:val="24"/>
            </w:rPr>
          </w:rPrChange>
        </w:rPr>
        <w:t xml:space="preserve">(body size)*(habitat) + </w:t>
      </w:r>
      <w:proofErr w:type="spellStart"/>
      <w:r w:rsidRPr="00037D28">
        <w:rPr>
          <w:rFonts w:ascii="Times New Roman" w:eastAsia="Times New Roman" w:hAnsi="Times New Roman" w:cs="Times New Roman"/>
          <w:sz w:val="24"/>
          <w:szCs w:val="24"/>
          <w:highlight w:val="cyan"/>
          <w:rPrChange w:id="256" w:author="Joey Bernhardt" w:date="2016-01-19T10:30:00Z">
            <w:rPr>
              <w:rFonts w:ascii="Times New Roman" w:eastAsia="Times New Roman" w:hAnsi="Times New Roman" w:cs="Times New Roman"/>
              <w:sz w:val="24"/>
              <w:szCs w:val="24"/>
            </w:rPr>
          </w:rPrChange>
        </w:rPr>
        <w:t>ε</w:t>
      </w:r>
      <w:r w:rsidRPr="00037D28">
        <w:rPr>
          <w:rFonts w:ascii="Times New Roman" w:eastAsia="Times New Roman" w:hAnsi="Times New Roman" w:cs="Times New Roman"/>
          <w:sz w:val="24"/>
          <w:szCs w:val="24"/>
          <w:highlight w:val="cyan"/>
          <w:vertAlign w:val="subscript"/>
          <w:rPrChange w:id="257" w:author="Joey Bernhardt" w:date="2016-01-19T10:30:00Z">
            <w:rPr>
              <w:rFonts w:ascii="Times New Roman" w:eastAsia="Times New Roman" w:hAnsi="Times New Roman" w:cs="Times New Roman"/>
              <w:sz w:val="14"/>
              <w:szCs w:val="14"/>
              <w:vertAlign w:val="subscript"/>
            </w:rPr>
          </w:rPrChange>
        </w:rPr>
        <w:t>i</w:t>
      </w:r>
      <w:proofErr w:type="spellEnd"/>
    </w:p>
    <w:p w14:paraId="517C0FFE" w14:textId="77777777" w:rsidR="00595F3D" w:rsidRPr="00037D28" w:rsidRDefault="00595F3D">
      <w:pPr>
        <w:pStyle w:val="normal0"/>
        <w:spacing w:line="360" w:lineRule="auto"/>
        <w:rPr>
          <w:rFonts w:ascii="Times New Roman" w:hAnsi="Times New Roman" w:cs="Times New Roman"/>
          <w:sz w:val="24"/>
          <w:szCs w:val="24"/>
          <w:highlight w:val="cyan"/>
          <w:rPrChange w:id="258" w:author="Joey Bernhardt" w:date="2016-01-19T10:30:00Z">
            <w:rPr/>
          </w:rPrChange>
        </w:rPr>
      </w:pPr>
      <w:r w:rsidRPr="00037D28">
        <w:rPr>
          <w:rFonts w:ascii="Times New Roman" w:eastAsia="Times New Roman" w:hAnsi="Times New Roman" w:cs="Times New Roman"/>
          <w:sz w:val="24"/>
          <w:szCs w:val="24"/>
          <w:highlight w:val="cyan"/>
          <w:rPrChange w:id="259" w:author="Joey Bernhardt" w:date="2016-01-19T10:30:00Z">
            <w:rPr>
              <w:rFonts w:ascii="Times New Roman" w:eastAsia="Times New Roman" w:hAnsi="Times New Roman" w:cs="Times New Roman"/>
              <w:sz w:val="24"/>
              <w:szCs w:val="24"/>
            </w:rPr>
          </w:rPrChange>
        </w:rPr>
        <w:t xml:space="preserve">We created models from subsets of the full model that represented hypotheses based on the known physiological roles of micronutrients </w:t>
      </w:r>
      <w:r w:rsidRPr="00037D28">
        <w:rPr>
          <w:rFonts w:ascii="Times New Roman" w:eastAsia="Times New Roman" w:hAnsi="Times New Roman" w:cs="Times New Roman"/>
          <w:b/>
          <w:sz w:val="24"/>
          <w:szCs w:val="24"/>
          <w:highlight w:val="cyan"/>
          <w:rPrChange w:id="260" w:author="Joey Bernhardt" w:date="2016-01-19T10:30:00Z">
            <w:rPr>
              <w:rFonts w:ascii="Times New Roman" w:eastAsia="Times New Roman" w:hAnsi="Times New Roman" w:cs="Times New Roman"/>
              <w:b/>
              <w:sz w:val="24"/>
              <w:szCs w:val="24"/>
            </w:rPr>
          </w:rPrChange>
        </w:rPr>
        <w:t>and their relationships to our set of predictors</w:t>
      </w:r>
      <w:r w:rsidRPr="00037D28">
        <w:rPr>
          <w:rFonts w:ascii="Times New Roman" w:eastAsia="Times New Roman" w:hAnsi="Times New Roman" w:cs="Times New Roman"/>
          <w:sz w:val="24"/>
          <w:szCs w:val="24"/>
          <w:highlight w:val="cyan"/>
          <w:rPrChange w:id="261" w:author="Joey Bernhardt" w:date="2016-01-19T10:30:00Z">
            <w:rPr>
              <w:rFonts w:ascii="Times New Roman" w:eastAsia="Times New Roman" w:hAnsi="Times New Roman" w:cs="Times New Roman"/>
              <w:sz w:val="24"/>
              <w:szCs w:val="24"/>
            </w:rPr>
          </w:rPrChange>
        </w:rPr>
        <w:t xml:space="preserve">. We identified the best subset of models using the </w:t>
      </w:r>
      <w:proofErr w:type="spellStart"/>
      <w:r w:rsidRPr="00037D28">
        <w:rPr>
          <w:rFonts w:ascii="Times New Roman" w:eastAsia="Times New Roman" w:hAnsi="Times New Roman" w:cs="Times New Roman"/>
          <w:sz w:val="24"/>
          <w:szCs w:val="24"/>
          <w:highlight w:val="cyan"/>
          <w:rPrChange w:id="262"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63" w:author="Joey Bernhardt" w:date="2016-01-19T10:30:00Z">
            <w:rPr>
              <w:rFonts w:ascii="Times New Roman" w:eastAsia="Times New Roman" w:hAnsi="Times New Roman" w:cs="Times New Roman"/>
              <w:sz w:val="24"/>
              <w:szCs w:val="24"/>
            </w:rPr>
          </w:rPrChange>
        </w:rPr>
        <w:t xml:space="preserve"> Information Criterion, adjusted for small sample sizes (</w:t>
      </w:r>
      <w:proofErr w:type="spellStart"/>
      <w:r w:rsidRPr="00037D28">
        <w:rPr>
          <w:rFonts w:ascii="Times New Roman" w:eastAsia="Times New Roman" w:hAnsi="Times New Roman" w:cs="Times New Roman"/>
          <w:sz w:val="24"/>
          <w:szCs w:val="24"/>
          <w:highlight w:val="cyan"/>
          <w:rPrChange w:id="264"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5" w:author="Joey Bernhardt" w:date="2016-01-19T10:30:00Z">
            <w:rPr>
              <w:rFonts w:ascii="Times New Roman" w:eastAsia="Times New Roman" w:hAnsi="Times New Roman" w:cs="Times New Roman"/>
              <w:sz w:val="24"/>
              <w:szCs w:val="24"/>
            </w:rPr>
          </w:rPrChange>
        </w:rPr>
        <w:t xml:space="preserve">). We used </w:t>
      </w:r>
      <w:proofErr w:type="spellStart"/>
      <w:r w:rsidRPr="00037D28">
        <w:rPr>
          <w:rFonts w:ascii="Times New Roman" w:eastAsia="Times New Roman" w:hAnsi="Times New Roman" w:cs="Times New Roman"/>
          <w:sz w:val="24"/>
          <w:szCs w:val="24"/>
          <w:highlight w:val="cyan"/>
          <w:rPrChange w:id="266"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7"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68"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69"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70"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71" w:author="Joey Bernhardt" w:date="2016-01-19T10:30:00Z">
            <w:rPr>
              <w:rFonts w:ascii="Times New Roman" w:eastAsia="Times New Roman" w:hAnsi="Times New Roman" w:cs="Times New Roman"/>
              <w:sz w:val="24"/>
              <w:szCs w:val="24"/>
            </w:rPr>
          </w:rPrChange>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037D28" w:rsidRDefault="00595F3D">
      <w:pPr>
        <w:pStyle w:val="normal0"/>
        <w:spacing w:line="360" w:lineRule="auto"/>
        <w:rPr>
          <w:rFonts w:ascii="Times New Roman" w:hAnsi="Times New Roman" w:cs="Times New Roman"/>
          <w:sz w:val="24"/>
          <w:szCs w:val="24"/>
          <w:highlight w:val="cyan"/>
          <w:rPrChange w:id="272" w:author="Joey Bernhardt" w:date="2016-01-19T10:30:00Z">
            <w:rPr/>
          </w:rPrChange>
        </w:rPr>
      </w:pPr>
    </w:p>
    <w:p w14:paraId="4FA41DBD" w14:textId="77777777" w:rsidR="00595F3D" w:rsidRPr="00037D28" w:rsidRDefault="00595F3D">
      <w:pPr>
        <w:pStyle w:val="normal0"/>
        <w:spacing w:line="360" w:lineRule="auto"/>
        <w:rPr>
          <w:rFonts w:ascii="Times New Roman" w:hAnsi="Times New Roman" w:cs="Times New Roman"/>
          <w:sz w:val="24"/>
          <w:szCs w:val="24"/>
          <w:highlight w:val="cyan"/>
          <w:rPrChange w:id="273" w:author="Joey Bernhardt" w:date="2016-01-19T10:30:00Z">
            <w:rPr/>
          </w:rPrChange>
        </w:rPr>
      </w:pPr>
      <w:commentRangeStart w:id="274"/>
      <w:commentRangeStart w:id="275"/>
      <w:r w:rsidRPr="00037D28">
        <w:rPr>
          <w:rFonts w:ascii="Times New Roman" w:eastAsia="Times New Roman" w:hAnsi="Times New Roman" w:cs="Times New Roman"/>
          <w:sz w:val="24"/>
          <w:szCs w:val="24"/>
          <w:highlight w:val="cyan"/>
          <w:rPrChange w:id="276" w:author="Joey Bernhardt" w:date="2016-01-19T10:30:00Z">
            <w:rPr>
              <w:rFonts w:ascii="Times New Roman" w:eastAsia="Times New Roman" w:hAnsi="Times New Roman" w:cs="Times New Roman"/>
              <w:sz w:val="24"/>
              <w:szCs w:val="24"/>
            </w:rPr>
          </w:rPrChange>
        </w:rPr>
        <w:t xml:space="preserve">We report all models with </w:t>
      </w:r>
      <w:proofErr w:type="spellStart"/>
      <w:r w:rsidRPr="00037D28">
        <w:rPr>
          <w:rFonts w:ascii="Times New Roman" w:eastAsia="Times New Roman" w:hAnsi="Times New Roman" w:cs="Times New Roman"/>
          <w:sz w:val="24"/>
          <w:szCs w:val="24"/>
          <w:highlight w:val="cyan"/>
          <w:rPrChange w:id="277"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78" w:author="Joey Bernhardt" w:date="2016-01-19T10:30:00Z">
            <w:rPr>
              <w:rFonts w:ascii="Times New Roman" w:eastAsia="Times New Roman" w:hAnsi="Times New Roman" w:cs="Times New Roman"/>
              <w:sz w:val="24"/>
              <w:szCs w:val="24"/>
            </w:rPr>
          </w:rPrChange>
        </w:rPr>
        <w:t xml:space="preserve"> differences </w:t>
      </w:r>
      <w:proofErr w:type="gramStart"/>
      <w:r w:rsidRPr="00037D28">
        <w:rPr>
          <w:rFonts w:ascii="Times New Roman" w:eastAsia="Times New Roman" w:hAnsi="Times New Roman" w:cs="Times New Roman"/>
          <w:sz w:val="24"/>
          <w:szCs w:val="24"/>
          <w:highlight w:val="cyan"/>
          <w:rPrChange w:id="279"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80" w:author="Joey Bernhardt" w:date="2016-01-19T10:30:00Z">
            <w:rPr>
              <w:rFonts w:ascii="Times New Roman" w:eastAsia="Times New Roman" w:hAnsi="Times New Roman" w:cs="Times New Roman"/>
              <w:sz w:val="24"/>
              <w:szCs w:val="24"/>
            </w:rPr>
          </w:rPrChange>
        </w:rPr>
        <w:t>δaic</w:t>
      </w:r>
      <w:proofErr w:type="spellEnd"/>
      <w:proofErr w:type="gramEnd"/>
      <w:r w:rsidRPr="00037D28">
        <w:rPr>
          <w:rFonts w:ascii="Times New Roman" w:eastAsia="Times New Roman" w:hAnsi="Times New Roman" w:cs="Times New Roman"/>
          <w:sz w:val="24"/>
          <w:szCs w:val="24"/>
          <w:highlight w:val="cyan"/>
          <w:rPrChange w:id="281" w:author="Joey Bernhardt" w:date="2016-01-19T10:30:00Z">
            <w:rPr>
              <w:rFonts w:ascii="Times New Roman" w:eastAsia="Times New Roman" w:hAnsi="Times New Roman" w:cs="Times New Roman"/>
              <w:sz w:val="24"/>
              <w:szCs w:val="24"/>
            </w:rPr>
          </w:rPrChange>
        </w:rPr>
        <w:t xml:space="preserve"> = </w:t>
      </w:r>
      <w:proofErr w:type="spellStart"/>
      <w:r w:rsidRPr="00037D28">
        <w:rPr>
          <w:rFonts w:ascii="Times New Roman" w:eastAsia="Times New Roman" w:hAnsi="Times New Roman" w:cs="Times New Roman"/>
          <w:sz w:val="24"/>
          <w:szCs w:val="24"/>
          <w:highlight w:val="cyan"/>
          <w:rPrChange w:id="282" w:author="Joey Bernhardt" w:date="2016-01-19T10:30:00Z">
            <w:rPr>
              <w:rFonts w:ascii="Times New Roman" w:eastAsia="Times New Roman" w:hAnsi="Times New Roman" w:cs="Times New Roman"/>
              <w:sz w:val="24"/>
              <w:szCs w:val="24"/>
            </w:rPr>
          </w:rPrChange>
        </w:rPr>
        <w:t>AIC</w:t>
      </w:r>
      <w:r w:rsidRPr="00037D28">
        <w:rPr>
          <w:rFonts w:ascii="Times New Roman" w:eastAsia="Times New Roman" w:hAnsi="Times New Roman" w:cs="Times New Roman"/>
          <w:sz w:val="24"/>
          <w:szCs w:val="24"/>
          <w:highlight w:val="cyan"/>
          <w:vertAlign w:val="subscript"/>
          <w:rPrChange w:id="283" w:author="Joey Bernhardt" w:date="2016-01-19T10:30:00Z">
            <w:rPr>
              <w:rFonts w:ascii="Times New Roman" w:eastAsia="Times New Roman" w:hAnsi="Times New Roman" w:cs="Times New Roman"/>
              <w:sz w:val="24"/>
              <w:szCs w:val="24"/>
              <w:vertAlign w:val="subscript"/>
            </w:rPr>
          </w:rPrChange>
        </w:rPr>
        <w:t>i</w:t>
      </w:r>
      <w:proofErr w:type="spellEnd"/>
      <w:r w:rsidRPr="00037D28">
        <w:rPr>
          <w:rFonts w:ascii="Times New Roman" w:eastAsia="Arial Unicode MS" w:hAnsi="Times New Roman" w:cs="Times New Roman"/>
          <w:sz w:val="24"/>
          <w:szCs w:val="24"/>
          <w:highlight w:val="cyan"/>
          <w:rPrChange w:id="284" w:author="Joey Bernhardt" w:date="2016-01-19T10:30:00Z">
            <w:rPr>
              <w:rFonts w:ascii="Arial Unicode MS" w:eastAsia="Arial Unicode MS" w:hAnsi="Arial Unicode MS" w:cs="Arial Unicode MS"/>
              <w:sz w:val="24"/>
              <w:szCs w:val="24"/>
            </w:rPr>
          </w:rPrChange>
        </w:rPr>
        <w:t xml:space="preserve"> − </w:t>
      </w:r>
      <w:proofErr w:type="spellStart"/>
      <w:r w:rsidRPr="00037D28">
        <w:rPr>
          <w:rFonts w:ascii="Times New Roman" w:eastAsia="Arial Unicode MS" w:hAnsi="Times New Roman" w:cs="Times New Roman"/>
          <w:sz w:val="24"/>
          <w:szCs w:val="24"/>
          <w:highlight w:val="cyan"/>
          <w:rPrChange w:id="285" w:author="Joey Bernhardt" w:date="2016-01-19T10:30:00Z">
            <w:rPr>
              <w:rFonts w:ascii="Arial Unicode MS" w:eastAsia="Arial Unicode MS" w:hAnsi="Arial Unicode MS" w:cs="Arial Unicode MS"/>
              <w:sz w:val="24"/>
              <w:szCs w:val="24"/>
            </w:rPr>
          </w:rPrChange>
        </w:rPr>
        <w:t>AIC</w:t>
      </w:r>
      <w:r w:rsidRPr="00037D28">
        <w:rPr>
          <w:rFonts w:ascii="Times New Roman" w:eastAsia="Times New Roman" w:hAnsi="Times New Roman" w:cs="Times New Roman"/>
          <w:sz w:val="24"/>
          <w:szCs w:val="24"/>
          <w:highlight w:val="cyan"/>
          <w:vertAlign w:val="subscript"/>
          <w:rPrChange w:id="286" w:author="Joey Bernhardt" w:date="2016-01-19T10:30:00Z">
            <w:rPr>
              <w:rFonts w:ascii="Times New Roman" w:eastAsia="Times New Roman" w:hAnsi="Times New Roman" w:cs="Times New Roman"/>
              <w:sz w:val="24"/>
              <w:szCs w:val="24"/>
              <w:vertAlign w:val="subscript"/>
            </w:rPr>
          </w:rPrChange>
        </w:rPr>
        <w:t>min</w:t>
      </w:r>
      <w:proofErr w:type="spellEnd"/>
      <w:r w:rsidRPr="00037D28">
        <w:rPr>
          <w:rFonts w:ascii="Times New Roman" w:eastAsia="Cardo" w:hAnsi="Times New Roman" w:cs="Times New Roman"/>
          <w:sz w:val="24"/>
          <w:szCs w:val="24"/>
          <w:highlight w:val="cyan"/>
          <w:rPrChange w:id="287" w:author="Joey Bernhardt" w:date="2016-01-19T10:30:00Z">
            <w:rPr>
              <w:rFonts w:ascii="Cardo" w:eastAsia="Cardo" w:hAnsi="Cardo" w:cs="Cardo"/>
              <w:sz w:val="24"/>
              <w:szCs w:val="24"/>
            </w:rPr>
          </w:rPrChange>
        </w:rPr>
        <w:t xml:space="preserve">) less than or equal to two ( </w:t>
      </w:r>
      <w:proofErr w:type="spellStart"/>
      <w:r w:rsidRPr="00037D28">
        <w:rPr>
          <w:rFonts w:ascii="Times New Roman" w:eastAsia="Cardo" w:hAnsi="Times New Roman" w:cs="Times New Roman"/>
          <w:sz w:val="24"/>
          <w:szCs w:val="24"/>
          <w:highlight w:val="cyan"/>
          <w:rPrChange w:id="288" w:author="Joey Bernhardt" w:date="2016-01-19T10:30:00Z">
            <w:rPr>
              <w:rFonts w:ascii="Cardo" w:eastAsia="Cardo" w:hAnsi="Cardo" w:cs="Cardo"/>
              <w:sz w:val="24"/>
              <w:szCs w:val="24"/>
            </w:rPr>
          </w:rPrChange>
        </w:rPr>
        <w:t>δaic</w:t>
      </w:r>
      <w:proofErr w:type="spellEnd"/>
      <w:r w:rsidRPr="00037D28">
        <w:rPr>
          <w:rFonts w:ascii="Times New Roman" w:eastAsia="Cardo" w:hAnsi="Times New Roman" w:cs="Times New Roman"/>
          <w:sz w:val="24"/>
          <w:szCs w:val="24"/>
          <w:highlight w:val="cyan"/>
          <w:rPrChange w:id="289" w:author="Joey Bernhardt" w:date="2016-01-19T10:30:00Z">
            <w:rPr>
              <w:rFonts w:ascii="Cardo" w:eastAsia="Cardo" w:hAnsi="Cardo" w:cs="Cardo"/>
              <w:sz w:val="24"/>
              <w:szCs w:val="24"/>
            </w:rPr>
          </w:rPrChange>
        </w:rPr>
        <w:t xml:space="preserve"> ≤ 2).</w:t>
      </w:r>
      <w:commentRangeEnd w:id="274"/>
      <w:r w:rsidRPr="00037D28">
        <w:rPr>
          <w:rFonts w:ascii="Times New Roman" w:hAnsi="Times New Roman" w:cs="Times New Roman"/>
          <w:sz w:val="24"/>
          <w:szCs w:val="24"/>
          <w:highlight w:val="cyan"/>
          <w:rPrChange w:id="290" w:author="Joey Bernhardt" w:date="2016-01-19T10:30:00Z">
            <w:rPr/>
          </w:rPrChange>
        </w:rPr>
        <w:commentReference w:id="274"/>
      </w:r>
      <w:commentRangeEnd w:id="275"/>
      <w:r w:rsidRPr="00037D28">
        <w:rPr>
          <w:rFonts w:ascii="Times New Roman" w:hAnsi="Times New Roman" w:cs="Times New Roman"/>
          <w:sz w:val="24"/>
          <w:szCs w:val="24"/>
          <w:highlight w:val="cyan"/>
          <w:rPrChange w:id="291" w:author="Joey Bernhardt" w:date="2016-01-19T10:30:00Z">
            <w:rPr/>
          </w:rPrChange>
        </w:rPr>
        <w:commentReference w:id="275"/>
      </w:r>
      <w:r w:rsidRPr="00037D28">
        <w:rPr>
          <w:rFonts w:ascii="Times New Roman" w:eastAsia="Times New Roman" w:hAnsi="Times New Roman" w:cs="Times New Roman"/>
          <w:sz w:val="24"/>
          <w:szCs w:val="24"/>
          <w:highlight w:val="cyan"/>
          <w:rPrChange w:id="292" w:author="Joey Bernhardt" w:date="2016-01-19T10:30:00Z">
            <w:rPr>
              <w:rFonts w:ascii="Times New Roman" w:eastAsia="Times New Roman" w:hAnsi="Times New Roman" w:cs="Times New Roman"/>
              <w:sz w:val="24"/>
              <w:szCs w:val="24"/>
            </w:rPr>
          </w:rPrChange>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037D28">
        <w:rPr>
          <w:rFonts w:ascii="Times New Roman" w:eastAsia="Times New Roman" w:hAnsi="Times New Roman" w:cs="Times New Roman"/>
          <w:sz w:val="24"/>
          <w:szCs w:val="24"/>
          <w:highlight w:val="cyan"/>
          <w:rPrChange w:id="293"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94" w:author="Joey Bernhardt" w:date="2016-01-19T10:30:00Z">
            <w:rPr>
              <w:rFonts w:ascii="Times New Roman" w:eastAsia="Times New Roman" w:hAnsi="Times New Roman" w:cs="Times New Roman"/>
              <w:sz w:val="24"/>
              <w:szCs w:val="24"/>
            </w:rPr>
          </w:rPrChange>
        </w:rPr>
        <w:t xml:space="preserve"> &lt; 2, and included zeros as coefficients when variables did not enter a particular model (Burnham and Anderson 2002). We conducted all our analyses in R version 3.1.2 (R Core Development 2014) using the </w:t>
      </w:r>
      <w:proofErr w:type="spellStart"/>
      <w:r w:rsidRPr="00037D28">
        <w:rPr>
          <w:rFonts w:ascii="Times New Roman" w:eastAsia="Times New Roman" w:hAnsi="Times New Roman" w:cs="Times New Roman"/>
          <w:sz w:val="24"/>
          <w:szCs w:val="24"/>
          <w:highlight w:val="cyan"/>
          <w:rPrChange w:id="295" w:author="Joey Bernhardt" w:date="2016-01-19T10:30:00Z">
            <w:rPr>
              <w:rFonts w:ascii="Times New Roman" w:eastAsia="Times New Roman" w:hAnsi="Times New Roman" w:cs="Times New Roman"/>
              <w:sz w:val="24"/>
              <w:szCs w:val="24"/>
            </w:rPr>
          </w:rPrChange>
        </w:rPr>
        <w:t>MuMIn</w:t>
      </w:r>
      <w:proofErr w:type="spellEnd"/>
      <w:r w:rsidRPr="00037D28">
        <w:rPr>
          <w:rFonts w:ascii="Times New Roman" w:eastAsia="Times New Roman" w:hAnsi="Times New Roman" w:cs="Times New Roman"/>
          <w:sz w:val="24"/>
          <w:szCs w:val="24"/>
          <w:highlight w:val="cyan"/>
          <w:rPrChange w:id="296" w:author="Joey Bernhardt" w:date="2016-01-19T10:30:00Z">
            <w:rPr>
              <w:rFonts w:ascii="Times New Roman" w:eastAsia="Times New Roman" w:hAnsi="Times New Roman" w:cs="Times New Roman"/>
              <w:sz w:val="24"/>
              <w:szCs w:val="24"/>
            </w:rPr>
          </w:rPrChange>
        </w:rPr>
        <w:t xml:space="preserve"> package (</w:t>
      </w:r>
      <w:r w:rsidR="00445BB7" w:rsidRPr="00037D28">
        <w:rPr>
          <w:rFonts w:ascii="Times New Roman" w:hAnsi="Times New Roman" w:cs="Times New Roman"/>
          <w:sz w:val="24"/>
          <w:szCs w:val="24"/>
          <w:highlight w:val="cyan"/>
          <w:rPrChange w:id="297" w:author="Joey Bernhardt" w:date="2016-01-19T10:30:00Z">
            <w:rPr>
              <w:rFonts w:ascii="Times New Roman" w:eastAsia="Times New Roman" w:hAnsi="Times New Roman" w:cs="Times New Roman"/>
              <w:color w:val="1155CC"/>
              <w:sz w:val="24"/>
              <w:szCs w:val="24"/>
              <w:u w:val="single"/>
            </w:rPr>
          </w:rPrChange>
        </w:rPr>
        <w:fldChar w:fldCharType="begin"/>
      </w:r>
      <w:r w:rsidR="00445BB7" w:rsidRPr="00037D28">
        <w:rPr>
          <w:rFonts w:ascii="Times New Roman" w:hAnsi="Times New Roman" w:cs="Times New Roman"/>
          <w:sz w:val="24"/>
          <w:szCs w:val="24"/>
          <w:highlight w:val="cyan"/>
          <w:rPrChange w:id="298" w:author="Joey Bernhardt" w:date="2016-01-19T10:30:00Z">
            <w:rPr/>
          </w:rPrChange>
        </w:rPr>
        <w:instrText xml:space="preserve"> HYPERLINK "http://r-forge.r-project.org/projects/mumin/" \h </w:instrText>
      </w:r>
      <w:r w:rsidR="00445BB7" w:rsidRPr="00037D28">
        <w:rPr>
          <w:rFonts w:ascii="Times New Roman" w:hAnsi="Times New Roman" w:cs="Times New Roman"/>
          <w:sz w:val="24"/>
          <w:szCs w:val="24"/>
          <w:highlight w:val="cyan"/>
          <w:rPrChange w:id="299" w:author="Joey Bernhardt" w:date="2016-01-19T10:30:00Z">
            <w:rPr>
              <w:rFonts w:ascii="Times New Roman" w:eastAsia="Times New Roman" w:hAnsi="Times New Roman" w:cs="Times New Roman"/>
              <w:color w:val="1155CC"/>
              <w:sz w:val="24"/>
              <w:szCs w:val="24"/>
              <w:u w:val="single"/>
            </w:rPr>
          </w:rPrChange>
        </w:rPr>
        <w:fldChar w:fldCharType="separate"/>
      </w:r>
      <w:r w:rsidRPr="00037D28">
        <w:rPr>
          <w:rFonts w:ascii="Times New Roman" w:eastAsia="Times New Roman" w:hAnsi="Times New Roman" w:cs="Times New Roman"/>
          <w:color w:val="1155CC"/>
          <w:sz w:val="24"/>
          <w:szCs w:val="24"/>
          <w:highlight w:val="cyan"/>
          <w:u w:val="single"/>
          <w:rPrChange w:id="300" w:author="Joey Bernhardt" w:date="2016-01-19T10:30:00Z">
            <w:rPr>
              <w:rFonts w:ascii="Times New Roman" w:eastAsia="Times New Roman" w:hAnsi="Times New Roman" w:cs="Times New Roman"/>
              <w:color w:val="1155CC"/>
              <w:sz w:val="24"/>
              <w:szCs w:val="24"/>
              <w:u w:val="single"/>
            </w:rPr>
          </w:rPrChange>
        </w:rPr>
        <w:t>http://r-forge.r-project.org/projects/mumin/</w:t>
      </w:r>
      <w:r w:rsidR="00445BB7" w:rsidRPr="00037D28">
        <w:rPr>
          <w:rFonts w:ascii="Times New Roman" w:eastAsia="Times New Roman" w:hAnsi="Times New Roman" w:cs="Times New Roman"/>
          <w:color w:val="1155CC"/>
          <w:sz w:val="24"/>
          <w:szCs w:val="24"/>
          <w:highlight w:val="cyan"/>
          <w:u w:val="single"/>
          <w:rPrChange w:id="301" w:author="Joey Bernhardt" w:date="2016-01-19T10:30:00Z">
            <w:rPr>
              <w:rFonts w:ascii="Times New Roman" w:eastAsia="Times New Roman" w:hAnsi="Times New Roman" w:cs="Times New Roman"/>
              <w:color w:val="1155CC"/>
              <w:sz w:val="24"/>
              <w:szCs w:val="24"/>
              <w:u w:val="single"/>
            </w:rPr>
          </w:rPrChange>
        </w:rPr>
        <w:fldChar w:fldCharType="end"/>
      </w:r>
      <w:r w:rsidRPr="00037D28">
        <w:rPr>
          <w:rFonts w:ascii="Times New Roman" w:eastAsia="Times New Roman" w:hAnsi="Times New Roman" w:cs="Times New Roman"/>
          <w:sz w:val="24"/>
          <w:szCs w:val="24"/>
          <w:highlight w:val="cyan"/>
          <w:rPrChange w:id="302" w:author="Joey Bernhardt" w:date="2016-01-19T10:30:00Z">
            <w:rPr>
              <w:rFonts w:ascii="Times New Roman" w:eastAsia="Times New Roman" w:hAnsi="Times New Roman" w:cs="Times New Roman"/>
              <w:sz w:val="24"/>
              <w:szCs w:val="24"/>
            </w:rPr>
          </w:rPrChange>
        </w:rPr>
        <w:t>).</w:t>
      </w:r>
    </w:p>
    <w:p w14:paraId="6615BB7E" w14:textId="77777777" w:rsidR="00595F3D" w:rsidRPr="00037D28" w:rsidRDefault="00595F3D">
      <w:pPr>
        <w:pStyle w:val="normal0"/>
        <w:spacing w:line="360" w:lineRule="auto"/>
        <w:rPr>
          <w:rFonts w:ascii="Times New Roman" w:hAnsi="Times New Roman" w:cs="Times New Roman"/>
          <w:sz w:val="24"/>
          <w:szCs w:val="24"/>
          <w:highlight w:val="cyan"/>
          <w:rPrChange w:id="303" w:author="Joey Bernhardt" w:date="2016-01-19T10:30: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304" w:author="Joey Bernhardt" w:date="2015-12-18T16:08:00Z">
            <w:rPr/>
          </w:rPrChange>
        </w:rPr>
      </w:pPr>
      <w:r w:rsidRPr="00037D28">
        <w:rPr>
          <w:rFonts w:ascii="Times New Roman" w:eastAsia="Times New Roman" w:hAnsi="Times New Roman" w:cs="Times New Roman"/>
          <w:sz w:val="24"/>
          <w:szCs w:val="24"/>
          <w:highlight w:val="cyan"/>
          <w:rPrChange w:id="305" w:author="Joey Bernhardt" w:date="2016-01-19T10:30:00Z">
            <w:rPr>
              <w:rFonts w:ascii="Times New Roman" w:eastAsia="Times New Roman" w:hAnsi="Times New Roman" w:cs="Times New Roman"/>
              <w:sz w:val="24"/>
              <w:szCs w:val="24"/>
              <w:highlight w:val="yellow"/>
            </w:rPr>
          </w:rPrChange>
        </w:rPr>
        <w:t>-</w:t>
      </w:r>
      <w:proofErr w:type="gramStart"/>
      <w:r w:rsidRPr="00037D28">
        <w:rPr>
          <w:rFonts w:ascii="Times New Roman" w:eastAsia="Times New Roman" w:hAnsi="Times New Roman" w:cs="Times New Roman"/>
          <w:sz w:val="24"/>
          <w:szCs w:val="24"/>
          <w:highlight w:val="cyan"/>
          <w:rPrChange w:id="306" w:author="Joey Bernhardt" w:date="2016-01-19T10:30:00Z">
            <w:rPr>
              <w:rFonts w:ascii="Times New Roman" w:eastAsia="Times New Roman" w:hAnsi="Times New Roman" w:cs="Times New Roman"/>
              <w:sz w:val="24"/>
              <w:szCs w:val="24"/>
              <w:highlight w:val="yellow"/>
            </w:rPr>
          </w:rPrChange>
        </w:rPr>
        <w:t>somewhere</w:t>
      </w:r>
      <w:proofErr w:type="gramEnd"/>
      <w:r w:rsidRPr="00037D28">
        <w:rPr>
          <w:rFonts w:ascii="Times New Roman" w:eastAsia="Times New Roman" w:hAnsi="Times New Roman" w:cs="Times New Roman"/>
          <w:sz w:val="24"/>
          <w:szCs w:val="24"/>
          <w:highlight w:val="cyan"/>
          <w:rPrChange w:id="307" w:author="Joey Bernhardt" w:date="2016-01-19T10:30:00Z">
            <w:rPr>
              <w:rFonts w:ascii="Times New Roman" w:eastAsia="Times New Roman" w:hAnsi="Times New Roman" w:cs="Times New Roman"/>
              <w:sz w:val="24"/>
              <w:szCs w:val="24"/>
              <w:highlight w:val="yellow"/>
            </w:rPr>
          </w:rPrChange>
        </w:rPr>
        <w:t xml:space="preserve"> here, need to address multi-</w:t>
      </w:r>
      <w:proofErr w:type="spellStart"/>
      <w:r w:rsidRPr="00037D28">
        <w:rPr>
          <w:rFonts w:ascii="Times New Roman" w:eastAsia="Times New Roman" w:hAnsi="Times New Roman" w:cs="Times New Roman"/>
          <w:sz w:val="24"/>
          <w:szCs w:val="24"/>
          <w:highlight w:val="cyan"/>
          <w:rPrChange w:id="308" w:author="Joey Bernhardt" w:date="2016-01-19T10:30:00Z">
            <w:rPr>
              <w:rFonts w:ascii="Times New Roman" w:eastAsia="Times New Roman" w:hAnsi="Times New Roman" w:cs="Times New Roman"/>
              <w:sz w:val="24"/>
              <w:szCs w:val="24"/>
              <w:highlight w:val="yellow"/>
            </w:rPr>
          </w:rPrChange>
        </w:rPr>
        <w:t>collinearity</w:t>
      </w:r>
      <w:proofErr w:type="spellEnd"/>
      <w:r w:rsidRPr="00037D28">
        <w:rPr>
          <w:rFonts w:ascii="Times New Roman" w:eastAsia="Times New Roman" w:hAnsi="Times New Roman" w:cs="Times New Roman"/>
          <w:sz w:val="24"/>
          <w:szCs w:val="24"/>
          <w:highlight w:val="cyan"/>
          <w:rPrChange w:id="309" w:author="Joey Bernhardt" w:date="2016-01-19T10:30:00Z">
            <w:rPr>
              <w:rFonts w:ascii="Times New Roman" w:eastAsia="Times New Roman" w:hAnsi="Times New Roman" w:cs="Times New Roman"/>
              <w:sz w:val="24"/>
              <w:szCs w:val="24"/>
              <w:highlight w:val="yellow"/>
            </w:rPr>
          </w:rPrChange>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310"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311"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312"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313"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314" w:author="Joey Bernhardt" w:date="2015-12-18T16:24:00Z">
          <w:pPr/>
        </w:pPrChange>
      </w:pPr>
    </w:p>
    <w:p w14:paraId="750A89DB" w14:textId="7EAF69C1" w:rsidR="001149D6" w:rsidRPr="00A9503E" w:rsidRDefault="00A9503E">
      <w:pPr>
        <w:spacing w:line="360" w:lineRule="auto"/>
        <w:rPr>
          <w:ins w:id="315" w:author="Joey Bernhardt" w:date="2015-12-18T17:38:00Z"/>
          <w:rFonts w:ascii="Times New Roman" w:hAnsi="Times New Roman" w:cs="Times New Roman"/>
          <w:b/>
          <w:rPrChange w:id="316" w:author="Joey Bernhardt" w:date="2016-01-05T12:49:00Z">
            <w:rPr>
              <w:ins w:id="317" w:author="Joey Bernhardt" w:date="2015-12-18T17:38:00Z"/>
            </w:rPr>
          </w:rPrChange>
        </w:rPr>
        <w:pPrChange w:id="318" w:author="Joey Bernhardt" w:date="2016-01-05T12:49:00Z">
          <w:pPr>
            <w:pStyle w:val="ListParagraph"/>
            <w:numPr>
              <w:numId w:val="2"/>
            </w:numPr>
            <w:ind w:hanging="360"/>
          </w:pPr>
        </w:pPrChange>
      </w:pPr>
      <w:ins w:id="319" w:author="Joey Bernhardt" w:date="2016-01-05T12:49:00Z">
        <w:r>
          <w:rPr>
            <w:rFonts w:ascii="Times New Roman" w:hAnsi="Times New Roman" w:cs="Times New Roman"/>
            <w:b/>
          </w:rPr>
          <w:t xml:space="preserve">Result 1. </w:t>
        </w:r>
      </w:ins>
      <w:r w:rsidR="001149D6" w:rsidRPr="00A9503E">
        <w:rPr>
          <w:rFonts w:ascii="Times New Roman" w:hAnsi="Times New Roman" w:cs="Times New Roman"/>
          <w:b/>
          <w:rPrChange w:id="320" w:author="Joey Bernhardt" w:date="2016-01-05T12:49:00Z">
            <w:rPr/>
          </w:rPrChange>
        </w:rPr>
        <w:t>There is considerable variability in nutritional profile among aquatic taxa</w:t>
      </w:r>
      <w:ins w:id="321" w:author="Joey Bernhardt" w:date="2015-12-18T17:41:00Z">
        <w:r w:rsidR="00700CED" w:rsidRPr="00A9503E">
          <w:rPr>
            <w:rFonts w:ascii="Times New Roman" w:hAnsi="Times New Roman" w:cs="Times New Roman"/>
            <w:b/>
            <w:rPrChange w:id="322" w:author="Joey Bernhardt" w:date="2016-01-05T12:49:00Z">
              <w:rPr/>
            </w:rPrChange>
          </w:rPr>
          <w:t xml:space="preserve"> (fig 1)</w:t>
        </w:r>
      </w:ins>
      <w:r w:rsidR="001149D6" w:rsidRPr="00A9503E">
        <w:rPr>
          <w:rFonts w:ascii="Times New Roman" w:hAnsi="Times New Roman" w:cs="Times New Roman"/>
          <w:b/>
          <w:rPrChange w:id="323" w:author="Joey Bernhardt" w:date="2016-01-05T12:49:00Z">
            <w:rPr/>
          </w:rPrChange>
        </w:rPr>
        <w:t>.</w:t>
      </w:r>
    </w:p>
    <w:p w14:paraId="1C5AC538" w14:textId="3408EFA6" w:rsidR="00313B44" w:rsidRDefault="00700CED">
      <w:pPr>
        <w:spacing w:line="360" w:lineRule="auto"/>
        <w:rPr>
          <w:ins w:id="324" w:author="Joey Bernhardt" w:date="2015-12-18T17:46:00Z"/>
          <w:rFonts w:ascii="Times New Roman" w:hAnsi="Times New Roman" w:cs="Times New Roman"/>
        </w:rPr>
        <w:pPrChange w:id="325" w:author="Joey Bernhardt" w:date="2015-12-18T17:38:00Z">
          <w:pPr>
            <w:pStyle w:val="ListParagraph"/>
            <w:numPr>
              <w:numId w:val="2"/>
            </w:numPr>
            <w:ind w:hanging="360"/>
          </w:pPr>
        </w:pPrChange>
      </w:pPr>
      <w:ins w:id="326" w:author="Joey Bernhardt" w:date="2015-12-18T17:41:00Z">
        <w:r>
          <w:rPr>
            <w:rFonts w:ascii="Times New Roman" w:hAnsi="Times New Roman" w:cs="Times New Roman"/>
          </w:rPr>
          <w:t xml:space="preserve">Variability for </w:t>
        </w:r>
      </w:ins>
      <w:ins w:id="327"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328" w:author="Joey Bernhardt" w:date="2015-12-22T14:07:00Z"/>
          <w:rFonts w:ascii="Times New Roman" w:eastAsia="Times New Roman" w:hAnsi="Times New Roman" w:cs="Times New Roman"/>
        </w:rPr>
        <w:pPrChange w:id="329" w:author="Joey Bernhardt" w:date="2015-12-18T17:38:00Z">
          <w:pPr>
            <w:pStyle w:val="ListParagraph"/>
            <w:numPr>
              <w:numId w:val="2"/>
            </w:numPr>
            <w:ind w:hanging="360"/>
          </w:pPr>
        </w:pPrChange>
      </w:pPr>
      <w:ins w:id="330"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331" w:author="Joey Bernhardt" w:date="2015-12-22T14:07:00Z">
        <w:r w:rsidR="00937692">
          <w:rPr>
            <w:rFonts w:ascii="Times New Roman" w:eastAsia="Times New Roman" w:hAnsi="Times New Roman" w:cs="Times New Roman"/>
          </w:rPr>
          <w:t xml:space="preserve">an average of </w:t>
        </w:r>
      </w:ins>
      <w:ins w:id="332" w:author="Joey Bernhardt" w:date="2015-12-18T17:46:00Z">
        <w:r w:rsidR="00C52195">
          <w:rPr>
            <w:rFonts w:ascii="Times New Roman" w:eastAsia="Times New Roman" w:hAnsi="Times New Roman" w:cs="Times New Roman"/>
          </w:rPr>
          <w:t xml:space="preserve">10.78mg/100g in the </w:t>
        </w:r>
      </w:ins>
      <w:ins w:id="333" w:author="Joey Bernhardt" w:date="2015-12-22T14:01:00Z">
        <w:r w:rsidR="00C52195">
          <w:rPr>
            <w:rFonts w:ascii="Times New Roman" w:eastAsia="Times New Roman" w:hAnsi="Times New Roman" w:cs="Times New Roman"/>
          </w:rPr>
          <w:t>cods, hakes and haddocks to</w:t>
        </w:r>
      </w:ins>
      <w:ins w:id="334" w:author="Joey Bernhardt" w:date="2015-12-18T17:46:00Z">
        <w:r>
          <w:rPr>
            <w:rFonts w:ascii="Times New Roman" w:eastAsia="Times New Roman" w:hAnsi="Times New Roman" w:cs="Times New Roman"/>
          </w:rPr>
          <w:t xml:space="preserve"> </w:t>
        </w:r>
      </w:ins>
      <w:ins w:id="335" w:author="Joey Bernhardt" w:date="2015-12-22T14:06:00Z">
        <w:r w:rsidR="00937692">
          <w:rPr>
            <w:rFonts w:ascii="Times New Roman" w:eastAsia="Times New Roman" w:hAnsi="Times New Roman" w:cs="Times New Roman"/>
          </w:rPr>
          <w:t>782.60</w:t>
        </w:r>
      </w:ins>
      <w:ins w:id="336" w:author="Joey Bernhardt" w:date="2015-12-22T13:53:00Z">
        <w:r w:rsidR="00D8506F">
          <w:rPr>
            <w:rFonts w:ascii="Times New Roman" w:eastAsia="Times New Roman" w:hAnsi="Times New Roman" w:cs="Times New Roman"/>
          </w:rPr>
          <w:t xml:space="preserve"> mg</w:t>
        </w:r>
      </w:ins>
      <w:ins w:id="337" w:author="Joey Bernhardt" w:date="2015-12-18T17:46:00Z">
        <w:r>
          <w:rPr>
            <w:rFonts w:ascii="Times New Roman" w:eastAsia="Times New Roman" w:hAnsi="Times New Roman" w:cs="Times New Roman"/>
          </w:rPr>
          <w:t xml:space="preserve">/100 mg in the </w:t>
        </w:r>
      </w:ins>
      <w:ins w:id="338" w:author="Joey Bernhardt" w:date="2015-12-22T14:06:00Z">
        <w:r w:rsidR="00937692">
          <w:rPr>
            <w:rFonts w:ascii="Times New Roman" w:eastAsia="Times New Roman" w:hAnsi="Times New Roman" w:cs="Times New Roman"/>
          </w:rPr>
          <w:t>abalones, winkles and conchs</w:t>
        </w:r>
      </w:ins>
      <w:ins w:id="339" w:author="Joey Bernhardt" w:date="2015-12-18T17:46:00Z">
        <w:r>
          <w:rPr>
            <w:rFonts w:ascii="Times New Roman" w:eastAsia="Times New Roman" w:hAnsi="Times New Roman" w:cs="Times New Roman"/>
          </w:rPr>
          <w:t xml:space="preserve"> (Figure 1)</w:t>
        </w:r>
      </w:ins>
      <w:ins w:id="340"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341" w:author="Joey Bernhardt" w:date="2015-12-22T14:07:00Z"/>
          <w:rFonts w:ascii="Times New Roman" w:eastAsia="Times New Roman" w:hAnsi="Times New Roman" w:cs="Times New Roman"/>
        </w:rPr>
        <w:pPrChange w:id="342"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343" w:author="Joey Bernhardt" w:date="2015-12-22T14:15:00Z"/>
          <w:rFonts w:ascii="Times New Roman" w:eastAsia="Times New Roman" w:hAnsi="Times New Roman" w:cs="Times New Roman"/>
        </w:rPr>
      </w:pPr>
      <w:ins w:id="344" w:author="Joey Bernhardt" w:date="2015-12-22T14:14:00Z">
        <w:r>
          <w:rPr>
            <w:rFonts w:ascii="Times New Roman" w:eastAsia="Times New Roman" w:hAnsi="Times New Roman" w:cs="Times New Roman"/>
          </w:rPr>
          <w:t xml:space="preserve">Zinc in the edible portion varied by </w:t>
        </w:r>
      </w:ins>
      <w:ins w:id="345" w:author="Joey Bernhardt" w:date="2015-12-22T14:17:00Z">
        <w:r>
          <w:rPr>
            <w:rFonts w:ascii="Times New Roman" w:eastAsia="Times New Roman" w:hAnsi="Times New Roman" w:cs="Times New Roman"/>
          </w:rPr>
          <w:t>two orders</w:t>
        </w:r>
      </w:ins>
      <w:ins w:id="346"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347" w:author="Joey Bernhardt" w:date="2015-12-22T14:15:00Z">
        <w:r>
          <w:rPr>
            <w:rFonts w:ascii="Times New Roman" w:eastAsia="Times New Roman" w:hAnsi="Times New Roman" w:cs="Times New Roman"/>
          </w:rPr>
          <w:t>11.87</w:t>
        </w:r>
      </w:ins>
      <w:ins w:id="348" w:author="Joey Bernhardt" w:date="2015-12-22T14:14:00Z">
        <w:r>
          <w:rPr>
            <w:rFonts w:ascii="Times New Roman" w:eastAsia="Times New Roman" w:hAnsi="Times New Roman" w:cs="Times New Roman"/>
          </w:rPr>
          <w:t xml:space="preserve"> mg/100 mg in the </w:t>
        </w:r>
      </w:ins>
      <w:ins w:id="349" w:author="Joey Bernhardt" w:date="2015-12-22T14:15:00Z">
        <w:r>
          <w:rPr>
            <w:rFonts w:ascii="Times New Roman" w:eastAsia="Times New Roman" w:hAnsi="Times New Roman" w:cs="Times New Roman"/>
          </w:rPr>
          <w:t>oysters</w:t>
        </w:r>
      </w:ins>
      <w:ins w:id="350"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351"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352" w:author="Joey Bernhardt" w:date="2015-12-22T14:22:00Z"/>
          <w:rFonts w:ascii="Times New Roman" w:eastAsia="Times New Roman" w:hAnsi="Times New Roman" w:cs="Times New Roman"/>
        </w:rPr>
      </w:pPr>
      <w:ins w:id="353" w:author="Joey Bernhardt" w:date="2015-12-22T14:16:00Z">
        <w:r>
          <w:rPr>
            <w:rFonts w:ascii="Times New Roman" w:eastAsia="Times New Roman" w:hAnsi="Times New Roman" w:cs="Times New Roman"/>
          </w:rPr>
          <w:t xml:space="preserve">Iron in the edible portion varied by </w:t>
        </w:r>
      </w:ins>
      <w:ins w:id="354" w:author="Joey Bernhardt" w:date="2015-12-22T14:17:00Z">
        <w:r>
          <w:rPr>
            <w:rFonts w:ascii="Times New Roman" w:eastAsia="Times New Roman" w:hAnsi="Times New Roman" w:cs="Times New Roman"/>
          </w:rPr>
          <w:t>two orders</w:t>
        </w:r>
      </w:ins>
      <w:ins w:id="355"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356" w:author="Joey Bernhardt" w:date="2015-12-22T14:17:00Z">
        <w:r>
          <w:rPr>
            <w:rFonts w:ascii="Times New Roman" w:eastAsia="Times New Roman" w:hAnsi="Times New Roman" w:cs="Times New Roman"/>
          </w:rPr>
          <w:t>20.31</w:t>
        </w:r>
      </w:ins>
      <w:ins w:id="357" w:author="Joey Bernhardt" w:date="2015-12-22T14:16:00Z">
        <w:r>
          <w:rPr>
            <w:rFonts w:ascii="Times New Roman" w:eastAsia="Times New Roman" w:hAnsi="Times New Roman" w:cs="Times New Roman"/>
          </w:rPr>
          <w:t xml:space="preserve"> mg/100 mg in the </w:t>
        </w:r>
      </w:ins>
      <w:ins w:id="358" w:author="Joey Bernhardt" w:date="2015-12-22T14:17:00Z">
        <w:r>
          <w:rPr>
            <w:rFonts w:ascii="Times New Roman" w:eastAsia="Times New Roman" w:hAnsi="Times New Roman" w:cs="Times New Roman"/>
          </w:rPr>
          <w:t>abalones, winkles and conchs</w:t>
        </w:r>
      </w:ins>
      <w:ins w:id="359"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360"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361" w:author="Joey Bernhardt" w:date="2015-12-22T14:22:00Z"/>
          <w:rFonts w:ascii="Times New Roman" w:eastAsia="Times New Roman" w:hAnsi="Times New Roman" w:cs="Times New Roman"/>
        </w:rPr>
      </w:pPr>
      <w:ins w:id="362"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363"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364"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365"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366" w:author="Joey Bernhardt" w:date="2015-12-22T14:31:00Z"/>
          <w:rFonts w:ascii="Times New Roman" w:eastAsia="Times New Roman" w:hAnsi="Times New Roman" w:cs="Times New Roman"/>
        </w:rPr>
      </w:pPr>
      <w:ins w:id="367"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368" w:author="Joey Bernhardt" w:date="2015-12-22T14:30:00Z">
        <w:r>
          <w:rPr>
            <w:rFonts w:ascii="Times New Roman" w:eastAsia="Times New Roman" w:hAnsi="Times New Roman" w:cs="Times New Roman"/>
          </w:rPr>
          <w:t>65</w:t>
        </w:r>
      </w:ins>
      <w:ins w:id="369" w:author="Joey Bernhardt" w:date="2015-12-22T14:29:00Z">
        <w:r>
          <w:rPr>
            <w:rFonts w:ascii="Times New Roman" w:eastAsia="Times New Roman" w:hAnsi="Times New Roman" w:cs="Times New Roman"/>
          </w:rPr>
          <w:t xml:space="preserve"> g/100g in the </w:t>
        </w:r>
      </w:ins>
      <w:ins w:id="370" w:author="Joey Bernhardt" w:date="2015-12-22T14:30:00Z">
        <w:r>
          <w:rPr>
            <w:rFonts w:ascii="Times New Roman" w:eastAsia="Times New Roman" w:hAnsi="Times New Roman" w:cs="Times New Roman"/>
          </w:rPr>
          <w:t xml:space="preserve">shrimps and prawns </w:t>
        </w:r>
      </w:ins>
      <w:ins w:id="371"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372" w:author="Joey Bernhardt" w:date="2015-12-22T14:31:00Z">
        <w:r w:rsidRPr="00012202">
          <w:rPr>
            <w:rFonts w:ascii="Times New Roman" w:eastAsia="Times New Roman" w:hAnsi="Times New Roman" w:cs="Times New Roman"/>
          </w:rPr>
          <w:t>Tunas, bonitos, billfishes</w:t>
        </w:r>
      </w:ins>
      <w:ins w:id="373"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374"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375" w:author="Joey Bernhardt" w:date="2015-12-22T14:34:00Z"/>
          <w:rFonts w:ascii="Times New Roman" w:eastAsia="Times New Roman" w:hAnsi="Times New Roman" w:cs="Times New Roman"/>
        </w:rPr>
      </w:pPr>
      <w:ins w:id="376" w:author="Joey Bernhardt" w:date="2015-12-22T14:29:00Z">
        <w:r>
          <w:rPr>
            <w:rFonts w:ascii="Times New Roman" w:eastAsia="Times New Roman" w:hAnsi="Times New Roman" w:cs="Times New Roman"/>
          </w:rPr>
          <w:t xml:space="preserve">Protein </w:t>
        </w:r>
      </w:ins>
      <w:ins w:id="377"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378" w:author="Joey Bernhardt" w:date="2015-12-22T14:34:00Z">
        <w:r w:rsidR="00F40769">
          <w:rPr>
            <w:rFonts w:ascii="Times New Roman" w:eastAsia="Times New Roman" w:hAnsi="Times New Roman" w:cs="Times New Roman"/>
          </w:rPr>
          <w:t>10.68</w:t>
        </w:r>
      </w:ins>
      <w:ins w:id="379" w:author="Joey Bernhardt" w:date="2015-12-22T14:32:00Z">
        <w:r>
          <w:rPr>
            <w:rFonts w:ascii="Times New Roman" w:eastAsia="Times New Roman" w:hAnsi="Times New Roman" w:cs="Times New Roman"/>
          </w:rPr>
          <w:t xml:space="preserve">g/100g in the </w:t>
        </w:r>
      </w:ins>
      <w:ins w:id="380"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381" w:author="Joey Bernhardt" w:date="2015-12-22T14:32:00Z">
        <w:r>
          <w:rPr>
            <w:rFonts w:ascii="Times New Roman" w:eastAsia="Times New Roman" w:hAnsi="Times New Roman" w:cs="Times New Roman"/>
          </w:rPr>
          <w:t xml:space="preserve">to </w:t>
        </w:r>
      </w:ins>
      <w:ins w:id="382" w:author="Joey Bernhardt" w:date="2015-12-22T14:34:00Z">
        <w:r w:rsidR="00F40769">
          <w:rPr>
            <w:rFonts w:ascii="Times New Roman" w:eastAsia="Times New Roman" w:hAnsi="Times New Roman" w:cs="Times New Roman"/>
          </w:rPr>
          <w:t>21.85</w:t>
        </w:r>
      </w:ins>
      <w:ins w:id="383"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384"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385" w:author="Joey Bernhardt" w:date="2015-12-22T14:34:00Z"/>
          <w:rFonts w:ascii="Times New Roman" w:eastAsia="Times New Roman" w:hAnsi="Times New Roman" w:cs="Times New Roman"/>
        </w:rPr>
      </w:pPr>
      <w:ins w:id="386"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387" w:author="Joey Bernhardt" w:date="2015-12-22T14:36:00Z">
        <w:r>
          <w:rPr>
            <w:rFonts w:ascii="Times New Roman" w:eastAsia="Times New Roman" w:hAnsi="Times New Roman" w:cs="Times New Roman"/>
          </w:rPr>
          <w:t>sharks and rays</w:t>
        </w:r>
      </w:ins>
      <w:ins w:id="388" w:author="Joey Bernhardt" w:date="2015-12-22T14:34:00Z">
        <w:r>
          <w:rPr>
            <w:rFonts w:ascii="Times New Roman" w:eastAsia="Times New Roman" w:hAnsi="Times New Roman" w:cs="Times New Roman"/>
          </w:rPr>
          <w:t xml:space="preserve"> to </w:t>
        </w:r>
      </w:ins>
      <w:ins w:id="389" w:author="Joey Bernhardt" w:date="2015-12-22T14:36:00Z">
        <w:r>
          <w:rPr>
            <w:rFonts w:ascii="Times New Roman" w:eastAsia="Times New Roman" w:hAnsi="Times New Roman" w:cs="Times New Roman"/>
          </w:rPr>
          <w:t>12.74</w:t>
        </w:r>
      </w:ins>
      <w:ins w:id="390" w:author="Joey Bernhardt" w:date="2015-12-22T14:34:00Z">
        <w:r>
          <w:rPr>
            <w:rFonts w:ascii="Times New Roman" w:eastAsia="Times New Roman" w:hAnsi="Times New Roman" w:cs="Times New Roman"/>
          </w:rPr>
          <w:t xml:space="preserve"> g/100 g in the </w:t>
        </w:r>
      </w:ins>
      <w:ins w:id="391" w:author="Joey Bernhardt" w:date="2015-12-22T14:36:00Z">
        <w:r>
          <w:rPr>
            <w:rFonts w:ascii="Times New Roman" w:eastAsia="Times New Roman" w:hAnsi="Times New Roman" w:cs="Times New Roman"/>
          </w:rPr>
          <w:t>shads</w:t>
        </w:r>
      </w:ins>
      <w:ins w:id="392"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393" w:author="Joey Bernhardt" w:date="2015-12-22T14:37:00Z"/>
          <w:rFonts w:ascii="Times New Roman" w:eastAsia="Times New Roman" w:hAnsi="Times New Roman" w:cs="Times New Roman"/>
        </w:rPr>
        <w:pPrChange w:id="394"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395" w:author="Joey Bernhardt" w:date="2016-01-05T12:47:00Z"/>
          <w:rFonts w:ascii="Times New Roman" w:hAnsi="Times New Roman" w:cs="Times New Roman"/>
          <w:b/>
        </w:rPr>
        <w:pPrChange w:id="396" w:author="Joey Bernhardt" w:date="2015-12-18T17:38:00Z">
          <w:pPr>
            <w:pStyle w:val="ListParagraph"/>
            <w:numPr>
              <w:numId w:val="2"/>
            </w:numPr>
            <w:ind w:hanging="360"/>
          </w:pPr>
        </w:pPrChange>
      </w:pPr>
    </w:p>
    <w:p w14:paraId="515ADDC7" w14:textId="0D075C8F" w:rsidR="00A9503E" w:rsidRPr="00A9503E" w:rsidRDefault="00A9503E">
      <w:pPr>
        <w:spacing w:line="360" w:lineRule="auto"/>
        <w:rPr>
          <w:ins w:id="397" w:author="Joey Bernhardt" w:date="2016-01-05T12:49:00Z"/>
          <w:rFonts w:ascii="Times New Roman" w:hAnsi="Times New Roman" w:cs="Times New Roman"/>
          <w:b/>
          <w:rPrChange w:id="398" w:author="Joey Bernhardt" w:date="2016-01-05T12:50:00Z">
            <w:rPr>
              <w:ins w:id="399" w:author="Joey Bernhardt" w:date="2016-01-05T12:49:00Z"/>
            </w:rPr>
          </w:rPrChange>
        </w:rPr>
        <w:pPrChange w:id="400" w:author="Joey Bernhardt" w:date="2016-01-05T12:50:00Z">
          <w:pPr>
            <w:pStyle w:val="ListParagraph"/>
            <w:numPr>
              <w:numId w:val="6"/>
            </w:numPr>
            <w:spacing w:line="360" w:lineRule="auto"/>
            <w:ind w:hanging="360"/>
          </w:pPr>
        </w:pPrChange>
      </w:pPr>
      <w:ins w:id="401" w:author="Joey Bernhardt" w:date="2016-01-05T12:50:00Z">
        <w:r>
          <w:rPr>
            <w:rFonts w:ascii="Times New Roman" w:hAnsi="Times New Roman" w:cs="Times New Roman"/>
            <w:b/>
          </w:rPr>
          <w:t xml:space="preserve">Result 2. </w:t>
        </w:r>
      </w:ins>
      <w:ins w:id="402" w:author="Joey Bernhardt" w:date="2016-01-05T12:49:00Z">
        <w:r w:rsidRPr="00A9503E">
          <w:rPr>
            <w:rFonts w:ascii="Times New Roman" w:hAnsi="Times New Roman" w:cs="Times New Roman"/>
            <w:b/>
            <w:rPrChange w:id="403" w:author="Joey Bernhardt" w:date="2016-01-05T12:50:00Z">
              <w:rPr/>
            </w:rPrChange>
          </w:rPr>
          <w:t>Few species contain reach DRI targets for multiple nutrients</w:t>
        </w:r>
      </w:ins>
      <w:ins w:id="404" w:author="Joey Bernhardt" w:date="2016-01-05T12:50:00Z">
        <w:r>
          <w:rPr>
            <w:rFonts w:ascii="Times New Roman" w:hAnsi="Times New Roman" w:cs="Times New Roman"/>
            <w:b/>
          </w:rPr>
          <w:t xml:space="preserve"> (fig 2)</w:t>
        </w:r>
      </w:ins>
      <w:ins w:id="405" w:author="Joey Bernhardt" w:date="2016-01-05T12:49:00Z">
        <w:r w:rsidRPr="00A9503E">
          <w:rPr>
            <w:rFonts w:ascii="Times New Roman" w:hAnsi="Times New Roman" w:cs="Times New Roman"/>
            <w:b/>
            <w:rPrChange w:id="406" w:author="Joey Bernhardt" w:date="2016-01-05T12:50:00Z">
              <w:rPr/>
            </w:rPrChange>
          </w:rPr>
          <w:t>.</w:t>
        </w:r>
      </w:ins>
    </w:p>
    <w:p w14:paraId="25FB0744" w14:textId="77777777" w:rsidR="00A9503E" w:rsidRPr="00A9503E" w:rsidRDefault="00A9503E">
      <w:pPr>
        <w:spacing w:line="360" w:lineRule="auto"/>
        <w:rPr>
          <w:ins w:id="407" w:author="Joey Bernhardt" w:date="2016-01-05T12:49:00Z"/>
          <w:rFonts w:ascii="Times New Roman" w:hAnsi="Times New Roman" w:cs="Times New Roman"/>
          <w:rPrChange w:id="408" w:author="Joey Bernhardt" w:date="2016-01-05T12:50:00Z">
            <w:rPr>
              <w:ins w:id="409" w:author="Joey Bernhardt" w:date="2016-01-05T12:49:00Z"/>
            </w:rPr>
          </w:rPrChange>
        </w:rPr>
        <w:pPrChange w:id="410" w:author="Joey Bernhardt" w:date="2016-01-05T12:50:00Z">
          <w:pPr>
            <w:pStyle w:val="ListParagraph"/>
            <w:spacing w:line="360" w:lineRule="auto"/>
          </w:pPr>
        </w:pPrChange>
      </w:pPr>
      <w:ins w:id="411" w:author="Joey Bernhardt" w:date="2016-01-05T12:49:00Z">
        <w:r w:rsidRPr="00A9503E">
          <w:rPr>
            <w:rFonts w:ascii="Times New Roman" w:hAnsi="Times New Roman" w:cs="Times New Roman"/>
            <w:rPrChange w:id="412" w:author="Joey Bernhardt" w:date="2016-01-05T12:50:00Z">
              <w:rPr/>
            </w:rPrChange>
          </w:rPr>
          <w:t xml:space="preserve">For the 25% RDI targets, for the 106 species for which we have data for all 3 minerals, 65 </w:t>
        </w:r>
        <w:proofErr w:type="spellStart"/>
        <w:r w:rsidRPr="00A9503E">
          <w:rPr>
            <w:rFonts w:ascii="Times New Roman" w:hAnsi="Times New Roman" w:cs="Times New Roman"/>
            <w:rPrChange w:id="413" w:author="Joey Bernhardt" w:date="2016-01-05T12:50:00Z">
              <w:rPr/>
            </w:rPrChange>
          </w:rPr>
          <w:t>spp</w:t>
        </w:r>
        <w:proofErr w:type="spellEnd"/>
        <w:r w:rsidRPr="00A9503E">
          <w:rPr>
            <w:rFonts w:ascii="Times New Roman" w:hAnsi="Times New Roman" w:cs="Times New Roman"/>
            <w:rPrChange w:id="414"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415" w:author="Joey Bernhardt" w:date="2016-01-05T12:49:00Z"/>
          <w:rFonts w:ascii="Times New Roman" w:hAnsi="Times New Roman" w:cs="Times New Roman"/>
          <w:rPrChange w:id="416" w:author="Joey Bernhardt" w:date="2016-01-05T12:50:00Z">
            <w:rPr>
              <w:ins w:id="417" w:author="Joey Bernhardt" w:date="2016-01-05T12:49:00Z"/>
            </w:rPr>
          </w:rPrChange>
        </w:rPr>
        <w:pPrChange w:id="418" w:author="Joey Bernhardt" w:date="2016-01-05T12:50:00Z">
          <w:pPr>
            <w:pStyle w:val="ListParagraph"/>
            <w:spacing w:line="360" w:lineRule="auto"/>
          </w:pPr>
        </w:pPrChange>
      </w:pPr>
      <w:ins w:id="419" w:author="Joey Bernhardt" w:date="2016-01-05T12:49:00Z">
        <w:r w:rsidRPr="00A9503E">
          <w:rPr>
            <w:rFonts w:ascii="Times New Roman" w:hAnsi="Times New Roman" w:cs="Times New Roman"/>
            <w:rPrChange w:id="420"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421"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422" w:author="Joey Bernhardt" w:date="2016-01-05T12:49:00Z"/>
          <w:rFonts w:ascii="Times New Roman" w:hAnsi="Times New Roman" w:cs="Times New Roman"/>
        </w:rPr>
      </w:pPr>
      <w:ins w:id="423"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424" w:author="Joey Bernhardt" w:date="2016-01-05T12:49:00Z"/>
          <w:rFonts w:ascii="Times New Roman" w:hAnsi="Times New Roman" w:cs="Times New Roman"/>
        </w:rPr>
      </w:pPr>
      <w:ins w:id="425"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426" w:author="Joey Bernhardt" w:date="2016-01-05T12:49:00Z"/>
          <w:rFonts w:ascii="Times New Roman" w:hAnsi="Times New Roman" w:cs="Times New Roman"/>
        </w:rPr>
      </w:pPr>
    </w:p>
    <w:p w14:paraId="14C83DF3" w14:textId="4E9B8A1F" w:rsidR="00A9503E" w:rsidRPr="00D44F25" w:rsidRDefault="00CD5A59" w:rsidP="00A9503E">
      <w:pPr>
        <w:spacing w:line="360" w:lineRule="auto"/>
        <w:rPr>
          <w:ins w:id="427" w:author="Joey Bernhardt" w:date="2016-01-05T12:49:00Z"/>
          <w:rFonts w:ascii="Times New Roman" w:hAnsi="Times New Roman" w:cs="Times New Roman"/>
        </w:rPr>
      </w:pPr>
      <w:ins w:id="428" w:author="Joey Bernhardt" w:date="2016-01-05T13:00:00Z">
        <w:r w:rsidRPr="00CD5A59">
          <w:rPr>
            <w:rFonts w:ascii="Times New Roman" w:hAnsi="Times New Roman" w:cs="Times New Roman"/>
            <w:b/>
            <w:rPrChange w:id="429" w:author="Joey Bernhardt" w:date="2016-01-05T13:00:00Z">
              <w:rPr>
                <w:rFonts w:ascii="Times New Roman" w:hAnsi="Times New Roman" w:cs="Times New Roman"/>
              </w:rPr>
            </w:rPrChange>
          </w:rPr>
          <w:t xml:space="preserve">Result 3. </w:t>
        </w:r>
      </w:ins>
      <w:ins w:id="430" w:author="Joey Bernhardt" w:date="2016-01-05T12:49:00Z">
        <w:r w:rsidR="00A9503E" w:rsidRPr="00CD5A59">
          <w:rPr>
            <w:rFonts w:ascii="Times New Roman" w:hAnsi="Times New Roman" w:cs="Times New Roman"/>
            <w:b/>
            <w:rPrChange w:id="431" w:author="Joey Bernhardt" w:date="2016-01-05T13:00:00Z">
              <w:rPr>
                <w:rFonts w:ascii="Times New Roman" w:hAnsi="Times New Roman" w:cs="Times New Roman"/>
              </w:rPr>
            </w:rPrChange>
          </w:rPr>
          <w:t>Body size and dietary practices (i.e. eating bones) have a large effect on the likelihood that a given edible portion will reach RDI targets.</w:t>
        </w:r>
      </w:ins>
      <w:ins w:id="432"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433" w:author="Joey Bernhardt" w:date="2016-01-05T12:49:00Z">
        <w:r w:rsidR="00A9503E" w:rsidRPr="00D44F25">
          <w:rPr>
            <w:rFonts w:ascii="Times New Roman" w:hAnsi="Times New Roman" w:cs="Times New Roman"/>
          </w:rPr>
          <w:t xml:space="preserve"> For macro- and 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434"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435" w:author="Joey Bernhardt" w:date="2016-01-05T12:49:00Z"/>
          <w:rFonts w:ascii="Times New Roman" w:hAnsi="Times New Roman" w:cs="Times New Roman"/>
          <w:b/>
        </w:rPr>
      </w:pPr>
    </w:p>
    <w:p w14:paraId="0455749E" w14:textId="57094D83" w:rsidR="001149D6" w:rsidRDefault="00CD5A59">
      <w:pPr>
        <w:spacing w:line="360" w:lineRule="auto"/>
        <w:rPr>
          <w:ins w:id="436" w:author="Joey Bernhardt" w:date="2015-12-22T14:37:00Z"/>
          <w:rFonts w:ascii="Times New Roman" w:hAnsi="Times New Roman" w:cs="Times New Roman"/>
          <w:b/>
        </w:rPr>
        <w:pPrChange w:id="437" w:author="Joey Bernhardt" w:date="2015-12-22T14:37:00Z">
          <w:pPr>
            <w:pStyle w:val="ListParagraph"/>
            <w:numPr>
              <w:numId w:val="2"/>
            </w:numPr>
            <w:ind w:hanging="360"/>
          </w:pPr>
        </w:pPrChange>
      </w:pPr>
      <w:ins w:id="438"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6478BF">
        <w:rPr>
          <w:rFonts w:ascii="Times New Roman" w:hAnsi="Times New Roman" w:cs="Times New Roman"/>
          <w:b/>
          <w:rPrChange w:id="439" w:author="Joey Bernhardt" w:date="2015-12-22T14:37:00Z">
            <w:rPr/>
          </w:rPrChange>
        </w:rPr>
        <w:t>Functional groups have distinct multi-nutrient profiles (</w:t>
      </w:r>
      <w:ins w:id="440"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441" w:author="Joey Bernhardt" w:date="2015-12-22T14:37:00Z">
            <w:rPr/>
          </w:rPrChange>
        </w:rPr>
        <w:t>mds</w:t>
      </w:r>
      <w:proofErr w:type="spellEnd"/>
      <w:r w:rsidR="001149D6" w:rsidRPr="006478BF">
        <w:rPr>
          <w:rFonts w:ascii="Times New Roman" w:hAnsi="Times New Roman" w:cs="Times New Roman"/>
          <w:b/>
          <w:rPrChange w:id="442" w:author="Joey Bernhardt" w:date="2015-12-22T14:37:00Z">
            <w:rPr/>
          </w:rPrChange>
        </w:rPr>
        <w:t xml:space="preserve"> plot with finfish/crustaceans/molluscs color coded).</w:t>
      </w:r>
    </w:p>
    <w:p w14:paraId="3EB66CD4" w14:textId="28A2E573" w:rsidR="006478BF" w:rsidRDefault="004973B8">
      <w:pPr>
        <w:spacing w:line="360" w:lineRule="auto"/>
        <w:rPr>
          <w:ins w:id="443" w:author="Joey Bernhardt" w:date="2015-12-30T09:37:00Z"/>
          <w:rFonts w:ascii="Times New Roman" w:hAnsi="Times New Roman" w:cs="Times New Roman"/>
        </w:rPr>
        <w:pPrChange w:id="444" w:author="Joey Bernhardt" w:date="2015-12-22T14:37:00Z">
          <w:pPr>
            <w:pStyle w:val="ListParagraph"/>
            <w:numPr>
              <w:numId w:val="2"/>
            </w:numPr>
            <w:ind w:hanging="360"/>
          </w:pPr>
        </w:pPrChange>
      </w:pPr>
      <w:ins w:id="445" w:author="Joey Bernhardt" w:date="2015-12-22T15:27:00Z">
        <w:r w:rsidRPr="00675478">
          <w:rPr>
            <w:rFonts w:ascii="Times New Roman" w:hAnsi="Times New Roman" w:cs="Times New Roman"/>
            <w:rPrChange w:id="446" w:author="Joey Bernhardt" w:date="2015-12-22T15:51:00Z">
              <w:rPr>
                <w:rFonts w:ascii="Times New Roman" w:hAnsi="Times New Roman" w:cs="Times New Roman"/>
                <w:b/>
              </w:rPr>
            </w:rPrChange>
          </w:rPr>
          <w:t>Not sure how to write about this yet!</w:t>
        </w:r>
      </w:ins>
      <w:ins w:id="447" w:author="Joey Bernhardt" w:date="2015-12-22T15:52:00Z">
        <w:r w:rsidR="00675478">
          <w:rPr>
            <w:rFonts w:ascii="Times New Roman" w:hAnsi="Times New Roman" w:cs="Times New Roman"/>
          </w:rPr>
          <w:t xml:space="preserve"> But the result is that when considering just the minerals and all the micronutrients, the </w:t>
        </w:r>
      </w:ins>
      <w:ins w:id="448" w:author="Joey Bernhardt" w:date="2015-12-22T15:54:00Z">
        <w:r w:rsidR="0011774F">
          <w:rPr>
            <w:rFonts w:ascii="Times New Roman" w:hAnsi="Times New Roman" w:cs="Times New Roman"/>
          </w:rPr>
          <w:t xml:space="preserve">functional </w:t>
        </w:r>
      </w:ins>
      <w:ins w:id="449" w:author="Joey Bernhardt" w:date="2015-12-22T15:52:00Z">
        <w:r w:rsidR="00675478">
          <w:rPr>
            <w:rFonts w:ascii="Times New Roman" w:hAnsi="Times New Roman" w:cs="Times New Roman"/>
          </w:rPr>
          <w:t xml:space="preserve">group </w:t>
        </w:r>
      </w:ins>
      <w:ins w:id="450"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451" w:author="Joey Bernhardt" w:date="2015-12-22T15:52:00Z">
        <w:r w:rsidR="00675478">
          <w:rPr>
            <w:rFonts w:ascii="Times New Roman" w:hAnsi="Times New Roman" w:cs="Times New Roman"/>
          </w:rPr>
          <w:t xml:space="preserve">means </w:t>
        </w:r>
      </w:ins>
      <w:ins w:id="452" w:author="Joey Bernhardt" w:date="2015-12-22T15:53:00Z">
        <w:r w:rsidR="00675478">
          <w:rPr>
            <w:rFonts w:ascii="Times New Roman" w:hAnsi="Times New Roman" w:cs="Times New Roman"/>
          </w:rPr>
          <w:t>in multivariate nutrient trait space are different from each other (PERMANOVA, p = 0.001)</w:t>
        </w:r>
      </w:ins>
      <w:ins w:id="453"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454" w:author="Joey Bernhardt" w:date="2015-12-30T09:37:00Z"/>
          <w:rFonts w:ascii="Times New Roman" w:hAnsi="Times New Roman" w:cs="Times New Roman"/>
        </w:rPr>
        <w:pPrChange w:id="455"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456" w:author="Joey Bernhardt" w:date="2016-01-05T12:49:00Z"/>
          <w:rFonts w:ascii="Times New Roman" w:hAnsi="Times New Roman" w:cs="Times New Roman"/>
          <w:b/>
          <w:rPrChange w:id="457" w:author="Joey Bernhardt" w:date="2015-12-22T14:37:00Z">
            <w:rPr>
              <w:del w:id="458" w:author="Joey Bernhardt" w:date="2016-01-05T12:49:00Z"/>
            </w:rPr>
          </w:rPrChange>
        </w:rPr>
        <w:pPrChange w:id="459"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460" w:author="Joey Bernhardt" w:date="2015-12-30T09:37:00Z">
            <w:rPr/>
          </w:rPrChange>
        </w:rPr>
        <w:pPrChange w:id="461" w:author="Joey Bernhardt" w:date="2016-01-05T12:50:00Z">
          <w:pPr>
            <w:pStyle w:val="ListParagraph"/>
            <w:numPr>
              <w:numId w:val="2"/>
            </w:numPr>
            <w:ind w:hanging="360"/>
          </w:pPr>
        </w:pPrChange>
      </w:pPr>
      <w:ins w:id="462"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EA027F">
        <w:rPr>
          <w:rFonts w:ascii="Times New Roman" w:hAnsi="Times New Roman" w:cs="Times New Roman"/>
          <w:b/>
          <w:rPrChange w:id="463" w:author="Joey Bernhardt" w:date="2015-12-30T09:37:00Z">
            <w:rPr/>
          </w:rPrChange>
        </w:rPr>
        <w:t>Within functional groups, some traits such body size and latitude are strongly associated with nutritional profile</w:t>
      </w:r>
      <w:ins w:id="464"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465"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466" w:author="Joey Bernhardt" w:date="2015-12-28T16:16:00Z">
            <w:rPr/>
          </w:rPrChange>
        </w:rPr>
        <w:pPrChange w:id="467" w:author="Joey Bernhardt" w:date="2015-12-22T16:03:00Z">
          <w:pPr>
            <w:pStyle w:val="ListParagraph"/>
            <w:numPr>
              <w:numId w:val="2"/>
            </w:numPr>
            <w:ind w:hanging="360"/>
          </w:pPr>
        </w:pPrChange>
      </w:pPr>
      <w:del w:id="468" w:author="Joey Bernhardt" w:date="2016-01-05T12:47:00Z">
        <w:r w:rsidRPr="00EA027F" w:rsidDel="00A9503E">
          <w:rPr>
            <w:rFonts w:ascii="Times New Roman" w:hAnsi="Times New Roman" w:cs="Times New Roman"/>
            <w:b/>
            <w:rPrChange w:id="469"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470" w:author="Joey Bernhardt" w:date="2015-12-22T15:55:00Z"/>
          <w:rFonts w:ascii="Times New Roman" w:hAnsi="Times New Roman" w:cs="Times New Roman"/>
          <w:b/>
          <w:rPrChange w:id="471" w:author="Joey Bernhardt" w:date="2016-01-05T12:50:00Z">
            <w:rPr>
              <w:ins w:id="472" w:author="Joey Bernhardt" w:date="2015-12-22T15:55:00Z"/>
            </w:rPr>
          </w:rPrChange>
        </w:rPr>
        <w:pPrChange w:id="473" w:author="Joey Bernhardt" w:date="2016-01-05T12:50:00Z">
          <w:pPr>
            <w:pStyle w:val="ListParagraph"/>
            <w:numPr>
              <w:numId w:val="2"/>
            </w:numPr>
            <w:ind w:hanging="360"/>
          </w:pPr>
        </w:pPrChange>
      </w:pPr>
      <w:ins w:id="474" w:author="Joey Bernhardt" w:date="2016-01-05T12:50:00Z">
        <w:r>
          <w:rPr>
            <w:rFonts w:ascii="Times New Roman" w:hAnsi="Times New Roman" w:cs="Times New Roman"/>
            <w:b/>
          </w:rPr>
          <w:t>Result</w:t>
        </w:r>
      </w:ins>
      <w:ins w:id="475" w:author="Joey Bernhardt" w:date="2016-01-05T13:00:00Z">
        <w:r w:rsidR="00CD5A59">
          <w:rPr>
            <w:rFonts w:ascii="Times New Roman" w:hAnsi="Times New Roman" w:cs="Times New Roman"/>
            <w:b/>
          </w:rPr>
          <w:t xml:space="preserve"> 6</w:t>
        </w:r>
      </w:ins>
      <w:ins w:id="476" w:author="Joey Bernhardt" w:date="2016-01-05T12:50:00Z">
        <w:r>
          <w:rPr>
            <w:rFonts w:ascii="Times New Roman" w:hAnsi="Times New Roman" w:cs="Times New Roman"/>
            <w:b/>
          </w:rPr>
          <w:t xml:space="preserve">. </w:t>
        </w:r>
      </w:ins>
      <w:r w:rsidR="001149D6" w:rsidRPr="00A9503E">
        <w:rPr>
          <w:rFonts w:ascii="Times New Roman" w:hAnsi="Times New Roman" w:cs="Times New Roman"/>
          <w:b/>
          <w:rPrChange w:id="477"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478" w:author="Joey Bernhardt" w:date="2016-01-05T12:50:00Z">
            <w:rPr/>
          </w:rPrChange>
        </w:rPr>
        <w:t xml:space="preserve"> </w:t>
      </w:r>
      <w:ins w:id="479" w:author="Joey Bernhardt" w:date="2015-12-22T15:55:00Z">
        <w:r w:rsidR="001901BD" w:rsidRPr="00A9503E">
          <w:rPr>
            <w:rFonts w:ascii="Times New Roman" w:hAnsi="Times New Roman" w:cs="Times New Roman"/>
            <w:b/>
            <w:rPrChange w:id="480" w:author="Joey Bernhardt" w:date="2016-01-05T12:50:00Z">
              <w:rPr/>
            </w:rPrChange>
          </w:rPr>
          <w:t>(</w:t>
        </w:r>
      </w:ins>
      <w:proofErr w:type="gramStart"/>
      <w:ins w:id="481"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482" w:author="Joey Bernhardt" w:date="2015-12-22T15:55:00Z">
        <w:r w:rsidR="001901BD" w:rsidRPr="00A9503E">
          <w:rPr>
            <w:rFonts w:ascii="Times New Roman" w:hAnsi="Times New Roman" w:cs="Times New Roman"/>
            <w:b/>
            <w:rPrChange w:id="483"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484" w:author="Joey Bernhardt" w:date="2015-12-28T11:23:00Z"/>
          <w:rFonts w:ascii="Times New Roman" w:hAnsi="Times New Roman" w:cs="Times New Roman"/>
        </w:rPr>
        <w:pPrChange w:id="485" w:author="Joey Bernhardt" w:date="2015-12-28T11:23:00Z">
          <w:pPr>
            <w:pStyle w:val="ListParagraph"/>
            <w:numPr>
              <w:numId w:val="2"/>
            </w:numPr>
            <w:ind w:hanging="360"/>
          </w:pPr>
        </w:pPrChange>
      </w:pPr>
      <w:ins w:id="486" w:author="Joey Bernhardt" w:date="2015-12-28T11:23:00Z">
        <w:r w:rsidRPr="00E86BC1">
          <w:rPr>
            <w:rFonts w:ascii="Times New Roman" w:hAnsi="Times New Roman" w:cs="Times New Roman"/>
            <w:rPrChange w:id="487"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488" w:author="Joey Bernhardt" w:date="2016-01-05T12:32:00Z"/>
          <w:rFonts w:ascii="Times New Roman" w:hAnsi="Times New Roman" w:cs="Times New Roman"/>
        </w:rPr>
        <w:pPrChange w:id="489" w:author="Joey Bernhardt" w:date="2015-12-28T11:23:00Z">
          <w:pPr>
            <w:pStyle w:val="ListParagraph"/>
            <w:numPr>
              <w:numId w:val="2"/>
            </w:numPr>
            <w:ind w:hanging="360"/>
          </w:pPr>
        </w:pPrChange>
      </w:pPr>
    </w:p>
    <w:p w14:paraId="71A6ECE0" w14:textId="30F19923" w:rsidR="00677761" w:rsidRDefault="00677761">
      <w:pPr>
        <w:ind w:left="360"/>
        <w:rPr>
          <w:ins w:id="490" w:author="Joey Bernhardt" w:date="2016-01-05T12:32:00Z"/>
          <w:rFonts w:ascii="Times New Roman" w:hAnsi="Times New Roman" w:cs="Times New Roman"/>
        </w:rPr>
        <w:pPrChange w:id="491" w:author="Joey Bernhardt" w:date="2015-12-28T11:23:00Z">
          <w:pPr>
            <w:pStyle w:val="ListParagraph"/>
            <w:numPr>
              <w:numId w:val="2"/>
            </w:numPr>
            <w:ind w:hanging="360"/>
          </w:pPr>
        </w:pPrChange>
      </w:pPr>
      <w:ins w:id="492" w:author="Joey Bernhardt" w:date="2016-01-05T12:32:00Z">
        <w:r>
          <w:rPr>
            <w:rFonts w:ascii="Times New Roman" w:hAnsi="Times New Roman" w:cs="Times New Roman"/>
          </w:rPr>
          <w:t xml:space="preserve">When all five micronutrients are considered, </w:t>
        </w:r>
      </w:ins>
      <w:ins w:id="493"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494" w:author="Joey Bernhardt" w:date="2015-12-28T11:24:00Z"/>
          <w:rFonts w:ascii="Times New Roman" w:hAnsi="Times New Roman" w:cs="Times New Roman"/>
        </w:rPr>
        <w:pPrChange w:id="495"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496" w:author="Joey Bernhardt" w:date="2015-12-28T11:24:00Z"/>
          <w:rFonts w:ascii="Times New Roman" w:hAnsi="Times New Roman" w:cs="Times New Roman"/>
          <w:rPrChange w:id="497" w:author="Joey Bernhardt" w:date="2015-12-28T11:23:00Z">
            <w:rPr>
              <w:ins w:id="498" w:author="Joey Bernhardt" w:date="2015-12-28T11:24:00Z"/>
            </w:rPr>
          </w:rPrChange>
        </w:rPr>
        <w:pPrChange w:id="499"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500"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501"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502"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503" w:author="Joey Bernhardt" w:date="2015-12-18T16:24:00Z">
          <w:pPr/>
        </w:pPrChange>
      </w:pPr>
      <w:r w:rsidRPr="00DC1B3B">
        <w:rPr>
          <w:rFonts w:ascii="Times New Roman" w:hAnsi="Times New Roman" w:cs="Times New Roman"/>
          <w:b/>
        </w:rPr>
        <w:t>Discussion:</w:t>
      </w:r>
    </w:p>
    <w:p w14:paraId="6E182D90" w14:textId="08BA1FF4" w:rsidR="00EE6A99" w:rsidRPr="004D0CC1" w:rsidDel="00395826" w:rsidRDefault="004D0CC1">
      <w:pPr>
        <w:spacing w:line="360" w:lineRule="auto"/>
        <w:rPr>
          <w:del w:id="504" w:author="Joey Bernhardt" w:date="2016-01-19T15:38:00Z"/>
          <w:rFonts w:ascii="Times New Roman" w:hAnsi="Times New Roman" w:cs="Times New Roman"/>
          <w:rPrChange w:id="505" w:author="Joey Bernhardt" w:date="2016-01-19T15:20:00Z">
            <w:rPr>
              <w:del w:id="506" w:author="Joey Bernhardt" w:date="2016-01-19T15:38:00Z"/>
              <w:rFonts w:ascii="Times New Roman" w:hAnsi="Times New Roman" w:cs="Times New Roman"/>
              <w:b/>
            </w:rPr>
          </w:rPrChange>
        </w:rPr>
        <w:pPrChange w:id="507" w:author="Joey Bernhardt" w:date="2015-12-18T16:24:00Z">
          <w:pPr/>
        </w:pPrChange>
      </w:pPr>
      <w:commentRangeStart w:id="508"/>
      <w:ins w:id="509" w:author="Joey Bernhardt" w:date="2016-01-19T15:26:00Z">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ins>
      <w:proofErr w:type="gramStart"/>
      <w:ins w:id="510" w:author="Joey Bernhardt" w:date="2016-01-19T15:36:00Z">
        <w:r w:rsidR="007645A5">
          <w:rPr>
            <w:rFonts w:ascii="Times New Roman" w:hAnsi="Times New Roman" w:cs="Times New Roman"/>
          </w:rPr>
          <w:t>SOME SENTENCE ON THE IMPORTANCE OF SEAFOOD TO FOOD SECURITY.</w:t>
        </w:r>
        <w:proofErr w:type="gramEnd"/>
        <w:r w:rsidR="007645A5">
          <w:rPr>
            <w:rFonts w:ascii="Times New Roman" w:hAnsi="Times New Roman" w:cs="Times New Roman"/>
          </w:rPr>
          <w:t xml:space="preserve"> </w:t>
        </w:r>
      </w:ins>
      <w:ins w:id="511" w:author="Joey Bernhardt" w:date="2016-01-19T15:26:00Z">
        <w:r w:rsidR="0083335F">
          <w:rPr>
            <w:rFonts w:ascii="Times New Roman" w:hAnsi="Times New Roman" w:cs="Times New Roman"/>
          </w:rPr>
          <w:t>O</w:t>
        </w:r>
      </w:ins>
      <w:ins w:id="512" w:author="Joey Bernhardt" w:date="2016-01-19T15:20:00Z">
        <w:r>
          <w:rPr>
            <w:rFonts w:ascii="Times New Roman" w:hAnsi="Times New Roman" w:cs="Times New Roman"/>
          </w:rPr>
          <w:t xml:space="preserve">ur global analysis of </w:t>
        </w:r>
      </w:ins>
      <w:ins w:id="513" w:author="Joey Bernhardt" w:date="2016-01-19T15:21:00Z">
        <w:r>
          <w:rPr>
            <w:rFonts w:ascii="Times New Roman" w:hAnsi="Times New Roman" w:cs="Times New Roman"/>
          </w:rPr>
          <w:t xml:space="preserve">the </w:t>
        </w:r>
      </w:ins>
      <w:ins w:id="514" w:author="Joey Bernhardt" w:date="2016-01-19T15:20:00Z">
        <w:r>
          <w:rPr>
            <w:rFonts w:ascii="Times New Roman" w:hAnsi="Times New Roman" w:cs="Times New Roman"/>
          </w:rPr>
          <w:t xml:space="preserve">nutrient content of the edible portion of commonly consumed aquatic taxa revealed </w:t>
        </w:r>
      </w:ins>
      <w:ins w:id="515" w:author="Joey Bernhardt" w:date="2016-01-19T15:22:00Z">
        <w:r>
          <w:rPr>
            <w:rFonts w:ascii="Times New Roman" w:hAnsi="Times New Roman" w:cs="Times New Roman"/>
          </w:rPr>
          <w:t xml:space="preserve">a </w:t>
        </w:r>
      </w:ins>
      <w:ins w:id="516" w:author="Joey Bernhardt" w:date="2016-01-19T15:24:00Z">
        <w:r>
          <w:rPr>
            <w:rFonts w:ascii="Times New Roman" w:hAnsi="Times New Roman" w:cs="Times New Roman"/>
          </w:rPr>
          <w:t>high</w:t>
        </w:r>
      </w:ins>
      <w:ins w:id="517" w:author="Joey Bernhardt" w:date="2016-01-19T15:22:00Z">
        <w:r>
          <w:rPr>
            <w:rFonts w:ascii="Times New Roman" w:hAnsi="Times New Roman" w:cs="Times New Roman"/>
          </w:rPr>
          <w:t xml:space="preserve"> </w:t>
        </w:r>
      </w:ins>
      <w:ins w:id="518" w:author="Joey Bernhardt" w:date="2016-01-19T15:24:00Z">
        <w:r>
          <w:rPr>
            <w:rFonts w:ascii="Times New Roman" w:hAnsi="Times New Roman" w:cs="Times New Roman"/>
          </w:rPr>
          <w:t>degree of variability in nutritional profile across taxonomic groups</w:t>
        </w:r>
      </w:ins>
      <w:ins w:id="519" w:author="Joey Bernhardt" w:date="2016-01-19T15:25:00Z">
        <w:r>
          <w:rPr>
            <w:rFonts w:ascii="Times New Roman" w:hAnsi="Times New Roman" w:cs="Times New Roman"/>
          </w:rPr>
          <w:t xml:space="preserve">. The degree of variability was particularly high for micronutrients vs. macronutrients. </w:t>
        </w:r>
      </w:ins>
      <w:ins w:id="520" w:author="Joey Bernhardt" w:date="2016-01-19T15:24:00Z">
        <w:r>
          <w:rPr>
            <w:rFonts w:ascii="Times New Roman" w:hAnsi="Times New Roman" w:cs="Times New Roman"/>
          </w:rPr>
          <w:t xml:space="preserve"> </w:t>
        </w:r>
      </w:ins>
    </w:p>
    <w:p w14:paraId="27A59D2D" w14:textId="6C5CAFDF" w:rsidR="00A91F6C" w:rsidRPr="00DC1B3B" w:rsidRDefault="00A91F6C">
      <w:pPr>
        <w:spacing w:line="360" w:lineRule="auto"/>
        <w:pPrChange w:id="521" w:author="Joey Bernhardt" w:date="2016-01-19T15:38:00Z">
          <w:pPr>
            <w:pStyle w:val="normal0"/>
            <w:spacing w:line="360" w:lineRule="auto"/>
          </w:pPr>
        </w:pPrChange>
      </w:pPr>
      <w:r w:rsidRPr="00DC1B3B">
        <w:t xml:space="preserve">We found that the substantial variation in the nutritional content of an edible portion among seafood species can be explained partly major ecological traits: functional group, latitude, </w:t>
      </w:r>
      <w:proofErr w:type="gramStart"/>
      <w:r w:rsidRPr="00DC1B3B">
        <w:t>body</w:t>
      </w:r>
      <w:proofErr w:type="gramEnd"/>
      <w:r w:rsidRPr="00DC1B3B">
        <w:t xml:space="preserve"> size and habitat associations. </w:t>
      </w:r>
      <w:ins w:id="522" w:author="Joey Bernhardt" w:date="2016-01-19T15:40:00Z">
        <w:r w:rsidR="00395826">
          <w:t xml:space="preserve">Below we discuss these patterns of variability across functional groups and implications of these findings for </w:t>
        </w:r>
      </w:ins>
      <w:ins w:id="523" w:author="Joey Bernhardt" w:date="2016-01-19T15:41:00Z">
        <w:r w:rsidR="00395826">
          <w:t xml:space="preserve">dietary diversity and human health. </w:t>
        </w:r>
      </w:ins>
    </w:p>
    <w:commentRangeEnd w:id="508"/>
    <w:p w14:paraId="21379EC0" w14:textId="77777777" w:rsidR="0026342E" w:rsidRPr="00DC1B3B" w:rsidRDefault="00395826">
      <w:pPr>
        <w:pStyle w:val="normal0"/>
        <w:spacing w:line="360" w:lineRule="auto"/>
        <w:rPr>
          <w:ins w:id="524" w:author="Joey Bernhardt" w:date="2015-12-16T09:19:00Z"/>
          <w:rFonts w:ascii="Times New Roman" w:eastAsia="Times New Roman" w:hAnsi="Times New Roman" w:cs="Times New Roman"/>
          <w:sz w:val="24"/>
          <w:szCs w:val="24"/>
        </w:rPr>
      </w:pPr>
      <w:r>
        <w:rPr>
          <w:rStyle w:val="CommentReference"/>
        </w:rPr>
        <w:commentReference w:id="508"/>
      </w:r>
    </w:p>
    <w:p w14:paraId="0E253DF2" w14:textId="0175E984" w:rsidR="00395826" w:rsidRPr="00395826" w:rsidRDefault="00395826">
      <w:pPr>
        <w:pStyle w:val="normal0"/>
        <w:spacing w:line="360" w:lineRule="auto"/>
        <w:rPr>
          <w:ins w:id="525" w:author="Joey Bernhardt" w:date="2016-01-19T15:41:00Z"/>
          <w:rFonts w:ascii="Times New Roman" w:eastAsia="Times New Roman" w:hAnsi="Times New Roman" w:cs="Times New Roman"/>
          <w:b/>
          <w:sz w:val="24"/>
          <w:szCs w:val="24"/>
          <w:rPrChange w:id="526" w:author="Joey Bernhardt" w:date="2016-01-19T15:42:00Z">
            <w:rPr>
              <w:ins w:id="527" w:author="Joey Bernhardt" w:date="2016-01-19T15:41:00Z"/>
              <w:rFonts w:ascii="Times New Roman" w:eastAsia="Times New Roman" w:hAnsi="Times New Roman" w:cs="Times New Roman"/>
              <w:sz w:val="24"/>
              <w:szCs w:val="24"/>
            </w:rPr>
          </w:rPrChange>
        </w:rPr>
      </w:pPr>
      <w:ins w:id="528" w:author="Joey Bernhardt" w:date="2016-01-19T15:41:00Z">
        <w:r w:rsidRPr="00395826">
          <w:rPr>
            <w:rFonts w:ascii="Times New Roman" w:eastAsia="Times New Roman" w:hAnsi="Times New Roman" w:cs="Times New Roman"/>
            <w:b/>
            <w:sz w:val="24"/>
            <w:szCs w:val="24"/>
            <w:rPrChange w:id="529" w:author="Joey Bernhardt" w:date="2016-01-19T15:42:00Z">
              <w:rPr>
                <w:rFonts w:ascii="Times New Roman" w:eastAsia="Times New Roman" w:hAnsi="Times New Roman" w:cs="Times New Roman"/>
                <w:sz w:val="24"/>
                <w:szCs w:val="24"/>
              </w:rPr>
            </w:rPrChange>
          </w:rPr>
          <w:t>Variation in nutrient concentrations among aquatic taxa</w:t>
        </w:r>
      </w:ins>
    </w:p>
    <w:p w14:paraId="2E2B51E2" w14:textId="77777777" w:rsidR="00B77B19" w:rsidRDefault="00395826" w:rsidP="00395826">
      <w:pPr>
        <w:pStyle w:val="normal0"/>
        <w:spacing w:line="360" w:lineRule="auto"/>
        <w:rPr>
          <w:ins w:id="530" w:author="Joey Bernhardt" w:date="2016-01-19T15:49:00Z"/>
          <w:rFonts w:ascii="Times New Roman" w:eastAsia="Times New Roman" w:hAnsi="Times New Roman" w:cs="Times New Roman"/>
          <w:sz w:val="24"/>
          <w:szCs w:val="24"/>
        </w:rPr>
      </w:pPr>
      <w:ins w:id="531" w:author="Joey Bernhardt" w:date="2016-01-19T15:45:00Z">
        <w:r>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This finding is consistent </w:t>
        </w:r>
      </w:ins>
      <w:ins w:id="532" w:author="Joey Bernhardt" w:date="2016-01-19T15:47:00Z">
        <w:r w:rsidR="00140FE4">
          <w:rPr>
            <w:rFonts w:ascii="Times New Roman" w:eastAsia="Times New Roman" w:hAnsi="Times New Roman" w:cs="Times New Roman"/>
            <w:sz w:val="24"/>
            <w:szCs w:val="24"/>
          </w:rPr>
          <w:t>with expectations based on the functional roles of nutrients in organismal physiology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However, </w:t>
        </w:r>
      </w:ins>
      <w:ins w:id="533" w:author="Joey Bernhardt" w:date="2016-01-19T15:42:00Z">
        <w:r w:rsidR="00140FE4">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 patterns of macro</w:t>
        </w:r>
      </w:ins>
      <w:ins w:id="534" w:author="Joey Bernhardt" w:date="2016-01-19T15:43:00Z">
        <w:r>
          <w:rPr>
            <w:rFonts w:ascii="Times New Roman" w:eastAsia="Times New Roman" w:hAnsi="Times New Roman" w:cs="Times New Roman"/>
            <w:sz w:val="24"/>
            <w:szCs w:val="24"/>
          </w:rPr>
          <w:t>-</w:t>
        </w:r>
      </w:ins>
      <w:ins w:id="535" w:author="Joey Bernhardt" w:date="2016-01-19T15:42:00Z">
        <w:r w:rsidRPr="00DC1B3B">
          <w:rPr>
            <w:rFonts w:ascii="Times New Roman" w:eastAsia="Times New Roman" w:hAnsi="Times New Roman" w:cs="Times New Roman"/>
            <w:sz w:val="24"/>
            <w:szCs w:val="24"/>
          </w:rPr>
          <w:t xml:space="preserve">element and macronutrient variability, here we </w:t>
        </w:r>
      </w:ins>
      <w:ins w:id="536" w:author="Joey Bernhardt" w:date="2016-01-19T15:48:00Z">
        <w:r w:rsidR="00140FE4">
          <w:rPr>
            <w:rFonts w:ascii="Times New Roman" w:eastAsia="Times New Roman" w:hAnsi="Times New Roman" w:cs="Times New Roman"/>
            <w:sz w:val="24"/>
            <w:szCs w:val="24"/>
          </w:rPr>
          <w:t>focused on</w:t>
        </w:r>
      </w:ins>
      <w:ins w:id="537" w:author="Joey Bernhardt" w:date="2016-01-19T15:42:00Z">
        <w:r w:rsidRPr="00DC1B3B">
          <w:rPr>
            <w:rFonts w:ascii="Times New Roman" w:eastAsia="Times New Roman" w:hAnsi="Times New Roman" w:cs="Times New Roman"/>
            <w:sz w:val="24"/>
            <w:szCs w:val="24"/>
          </w:rPr>
          <w:t xml:space="preserve"> variability in micro</w:t>
        </w:r>
      </w:ins>
      <w:ins w:id="538" w:author="Joey Bernhardt" w:date="2016-01-19T15:43:00Z">
        <w:r>
          <w:rPr>
            <w:rFonts w:ascii="Times New Roman" w:eastAsia="Times New Roman" w:hAnsi="Times New Roman" w:cs="Times New Roman"/>
            <w:sz w:val="24"/>
            <w:szCs w:val="24"/>
          </w:rPr>
          <w:t>-</w:t>
        </w:r>
      </w:ins>
      <w:ins w:id="539" w:author="Joey Bernhardt" w:date="2016-01-19T15:42:00Z">
        <w:r w:rsidRPr="00DC1B3B">
          <w:rPr>
            <w:rFonts w:ascii="Times New Roman" w:eastAsia="Times New Roman" w:hAnsi="Times New Roman" w:cs="Times New Roman"/>
            <w:sz w:val="24"/>
            <w:szCs w:val="24"/>
          </w:rPr>
          <w:t>elemental composition. We found even greater levels of variability in micronutrient stoichiometry than have been documented in the literature for macro</w:t>
        </w:r>
      </w:ins>
      <w:ins w:id="540" w:author="Joey Bernhardt" w:date="2016-01-19T15:43:00Z">
        <w:r>
          <w:rPr>
            <w:rFonts w:ascii="Times New Roman" w:eastAsia="Times New Roman" w:hAnsi="Times New Roman" w:cs="Times New Roman"/>
            <w:sz w:val="24"/>
            <w:szCs w:val="24"/>
          </w:rPr>
          <w:t>-</w:t>
        </w:r>
      </w:ins>
      <w:ins w:id="541" w:author="Joey Bernhardt" w:date="2016-01-19T15:42:00Z">
        <w:r>
          <w:rPr>
            <w:rFonts w:ascii="Times New Roman" w:eastAsia="Times New Roman" w:hAnsi="Times New Roman" w:cs="Times New Roman"/>
            <w:sz w:val="24"/>
            <w:szCs w:val="24"/>
          </w:rPr>
          <w:t>elements</w:t>
        </w:r>
      </w:ins>
      <w:ins w:id="542" w:author="Joey Bernhardt" w:date="2016-01-19T15:48:00Z">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eg</w:t>
        </w:r>
        <w:proofErr w:type="spellEnd"/>
        <w:r w:rsidR="00140FE4">
          <w:rPr>
            <w:rFonts w:ascii="Times New Roman" w:eastAsia="Times New Roman" w:hAnsi="Times New Roman" w:cs="Times New Roman"/>
            <w:sz w:val="24"/>
            <w:szCs w:val="24"/>
          </w:rPr>
          <w:t xml:space="preserve"> C, N, and P)</w:t>
        </w:r>
      </w:ins>
      <w:ins w:id="543" w:author="Joey Bernhardt" w:date="2016-01-19T15:42:00Z">
        <w:r>
          <w:rPr>
            <w:rFonts w:ascii="Times New Roman" w:eastAsia="Times New Roman" w:hAnsi="Times New Roman" w:cs="Times New Roman"/>
            <w:sz w:val="24"/>
            <w:szCs w:val="24"/>
          </w:rPr>
          <w:t>. We found that c</w:t>
        </w:r>
        <w:r w:rsidRPr="00DC1B3B">
          <w:rPr>
            <w:rFonts w:ascii="Times New Roman" w:eastAsia="Times New Roman" w:hAnsi="Times New Roman" w:cs="Times New Roman"/>
            <w:sz w:val="24"/>
            <w:szCs w:val="24"/>
          </w:rPr>
          <w:t>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w:t>
        </w:r>
      </w:ins>
    </w:p>
    <w:p w14:paraId="1456C0E6" w14:textId="77777777" w:rsidR="00B77B19" w:rsidRDefault="00B77B19" w:rsidP="00395826">
      <w:pPr>
        <w:pStyle w:val="normal0"/>
        <w:spacing w:line="360" w:lineRule="auto"/>
        <w:rPr>
          <w:ins w:id="544" w:author="Joey Bernhardt" w:date="2016-01-19T15:49:00Z"/>
          <w:rFonts w:ascii="Times New Roman" w:eastAsia="Times New Roman" w:hAnsi="Times New Roman" w:cs="Times New Roman"/>
          <w:sz w:val="24"/>
          <w:szCs w:val="24"/>
        </w:rPr>
      </w:pPr>
    </w:p>
    <w:p w14:paraId="408486AF" w14:textId="77777777" w:rsidR="00B77B19" w:rsidRDefault="00B77B19" w:rsidP="00B77B19">
      <w:pPr>
        <w:pStyle w:val="normal0"/>
        <w:spacing w:line="360" w:lineRule="auto"/>
        <w:rPr>
          <w:ins w:id="545" w:author="Joey Bernhardt" w:date="2016-01-19T15:50:00Z"/>
          <w:rFonts w:ascii="Times New Roman" w:eastAsia="Times New Roman" w:hAnsi="Times New Roman" w:cs="Times New Roman"/>
          <w:sz w:val="24"/>
          <w:szCs w:val="24"/>
        </w:rPr>
      </w:pPr>
    </w:p>
    <w:p w14:paraId="372FB7F9" w14:textId="72CA427C" w:rsidR="00B77B19" w:rsidRPr="00383684" w:rsidRDefault="00B77B19" w:rsidP="00B77B19">
      <w:pPr>
        <w:pStyle w:val="normal0"/>
        <w:spacing w:line="360" w:lineRule="auto"/>
        <w:rPr>
          <w:ins w:id="546" w:author="Joey Bernhardt" w:date="2016-01-19T15:50:00Z"/>
          <w:rFonts w:ascii="Times New Roman" w:eastAsia="Times New Roman" w:hAnsi="Times New Roman" w:cs="Times New Roman"/>
          <w:b/>
          <w:sz w:val="24"/>
          <w:szCs w:val="24"/>
          <w:rPrChange w:id="547" w:author="Joey Bernhardt" w:date="2016-01-19T16:18:00Z">
            <w:rPr>
              <w:ins w:id="548" w:author="Joey Bernhardt" w:date="2016-01-19T15:50:00Z"/>
              <w:rFonts w:ascii="Times New Roman" w:eastAsia="Times New Roman" w:hAnsi="Times New Roman" w:cs="Times New Roman"/>
              <w:sz w:val="24"/>
              <w:szCs w:val="24"/>
            </w:rPr>
          </w:rPrChange>
        </w:rPr>
      </w:pPr>
      <w:ins w:id="549" w:author="Joey Bernhardt" w:date="2016-01-19T15:50:00Z">
        <w:r w:rsidRPr="00383684">
          <w:rPr>
            <w:rFonts w:ascii="Times New Roman" w:eastAsia="Times New Roman" w:hAnsi="Times New Roman" w:cs="Times New Roman"/>
            <w:b/>
            <w:sz w:val="24"/>
            <w:szCs w:val="24"/>
            <w:rPrChange w:id="550" w:author="Joey Bernhardt" w:date="2016-01-19T16:18:00Z">
              <w:rPr>
                <w:rFonts w:ascii="Times New Roman" w:eastAsia="Times New Roman" w:hAnsi="Times New Roman" w:cs="Times New Roman"/>
                <w:sz w:val="24"/>
                <w:szCs w:val="24"/>
              </w:rPr>
            </w:rPrChange>
          </w:rPr>
          <w:t xml:space="preserve">Human dietary practices </w:t>
        </w:r>
      </w:ins>
      <w:ins w:id="551" w:author="Joey Bernhardt" w:date="2016-01-19T16:18:00Z">
        <w:r w:rsidR="00383684" w:rsidRPr="00383684">
          <w:rPr>
            <w:rFonts w:ascii="Times New Roman" w:eastAsia="Times New Roman" w:hAnsi="Times New Roman" w:cs="Times New Roman"/>
            <w:b/>
            <w:sz w:val="24"/>
            <w:szCs w:val="24"/>
            <w:rPrChange w:id="552" w:author="Joey Bernhardt" w:date="2016-01-19T16:18:00Z">
              <w:rPr>
                <w:rFonts w:ascii="Times New Roman" w:eastAsia="Times New Roman" w:hAnsi="Times New Roman" w:cs="Times New Roman"/>
                <w:sz w:val="24"/>
                <w:szCs w:val="24"/>
              </w:rPr>
            </w:rPrChange>
          </w:rPr>
          <w:t>influence nutritional profile</w:t>
        </w:r>
      </w:ins>
    </w:p>
    <w:p w14:paraId="2C431E35" w14:textId="77777777" w:rsidR="008C15B2" w:rsidRDefault="008C15B2" w:rsidP="00B77B19">
      <w:pPr>
        <w:pStyle w:val="normal0"/>
        <w:spacing w:line="360" w:lineRule="auto"/>
        <w:rPr>
          <w:ins w:id="553" w:author="Joey Bernhardt" w:date="2016-01-19T15:51:00Z"/>
          <w:rFonts w:ascii="Times New Roman" w:eastAsia="Times New Roman" w:hAnsi="Times New Roman" w:cs="Times New Roman"/>
          <w:sz w:val="24"/>
          <w:szCs w:val="24"/>
        </w:rPr>
      </w:pPr>
    </w:p>
    <w:p w14:paraId="38EFAC41" w14:textId="6B213EF8" w:rsidR="00667B20" w:rsidRDefault="000329A0" w:rsidP="000329A0">
      <w:pPr>
        <w:pStyle w:val="normal0"/>
        <w:spacing w:line="360" w:lineRule="auto"/>
        <w:rPr>
          <w:ins w:id="554" w:author="Joey Bernhardt" w:date="2016-01-19T16:18:00Z"/>
          <w:rFonts w:ascii="Times New Roman" w:eastAsia="Times New Roman" w:hAnsi="Times New Roman" w:cs="Times New Roman"/>
          <w:sz w:val="24"/>
          <w:szCs w:val="24"/>
        </w:rPr>
      </w:pPr>
      <w:ins w:id="555" w:author="Joey Bernhardt" w:date="2016-01-19T16:03:00Z">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w:t>
        </w:r>
        <w:r>
          <w:rPr>
            <w:rFonts w:ascii="Times New Roman" w:eastAsia="Times New Roman" w:hAnsi="Times New Roman" w:cs="Times New Roman"/>
            <w:sz w:val="24"/>
            <w:szCs w:val="24"/>
          </w:rPr>
          <w:t xml:space="preserve">nal/phylogenetic ranges, or </w:t>
        </w:r>
        <w:r w:rsidRPr="00DC1B3B">
          <w:rPr>
            <w:rFonts w:ascii="Times New Roman" w:eastAsia="Times New Roman" w:hAnsi="Times New Roman" w:cs="Times New Roman"/>
            <w:sz w:val="24"/>
            <w:szCs w:val="24"/>
          </w:rPr>
          <w:t xml:space="preserve">because nutrient deposition is not uniform across body tissues, </w:t>
        </w:r>
      </w:ins>
      <w:ins w:id="556" w:author="Joey Bernhardt" w:date="2016-01-19T16:05:00Z">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ins>
      <w:ins w:id="557" w:author="Joey Bernhardt" w:date="2016-01-19T16:07:00Z">
        <w:r w:rsidR="00667B20">
          <w:rPr>
            <w:rFonts w:ascii="Times New Roman" w:eastAsia="Times New Roman" w:hAnsi="Times New Roman" w:cs="Times New Roman"/>
            <w:sz w:val="24"/>
            <w:szCs w:val="24"/>
          </w:rPr>
          <w:t xml:space="preserve">Importantly, implicit in our dataset are human dietary </w:t>
        </w:r>
      </w:ins>
      <w:ins w:id="558" w:author="Joey Bernhardt" w:date="2016-01-19T16:09:00Z">
        <w:r w:rsidR="00667B20">
          <w:rPr>
            <w:rFonts w:ascii="Times New Roman" w:eastAsia="Times New Roman" w:hAnsi="Times New Roman" w:cs="Times New Roman"/>
            <w:sz w:val="24"/>
            <w:szCs w:val="24"/>
          </w:rPr>
          <w:t>practices, which</w:t>
        </w:r>
      </w:ins>
      <w:ins w:id="559" w:author="Joey Bernhardt" w:date="2016-01-19T16:07:00Z">
        <w:r w:rsidR="00667B20">
          <w:rPr>
            <w:rFonts w:ascii="Times New Roman" w:eastAsia="Times New Roman" w:hAnsi="Times New Roman" w:cs="Times New Roman"/>
            <w:sz w:val="24"/>
            <w:szCs w:val="24"/>
          </w:rPr>
          <w:t xml:space="preserve"> may influence the relationship between body size and taxonomic identity and nutritional content. </w:t>
        </w:r>
      </w:ins>
      <w:ins w:id="560" w:author="Joey Bernhardt" w:date="2016-01-19T16:16:00Z">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ins>
      <w:ins w:id="561" w:author="Joey Bernhardt" w:date="2016-01-19T16:11:00Z">
        <w:r w:rsidR="00667B20">
          <w:rPr>
            <w:rFonts w:ascii="Times New Roman" w:eastAsia="Times New Roman" w:hAnsi="Times New Roman" w:cs="Times New Roman"/>
            <w:sz w:val="24"/>
            <w:szCs w:val="24"/>
          </w:rPr>
          <w:t>For example, for some small-bodied indigenous fishes in Cambodia, it is common to consume the entire body, including the bones and head of the fish. In contrast, for larger fishes such as carp</w:t>
        </w:r>
      </w:ins>
      <w:ins w:id="562" w:author="Joey Bernhardt" w:date="2016-01-19T16:12:00Z">
        <w:r w:rsidR="00667B20">
          <w:rPr>
            <w:rFonts w:ascii="Times New Roman" w:eastAsia="Times New Roman" w:hAnsi="Times New Roman" w:cs="Times New Roman"/>
            <w:sz w:val="24"/>
            <w:szCs w:val="24"/>
          </w:rPr>
          <w:t xml:space="preserve"> (which are comparable in terms of habitat, trophic </w:t>
        </w:r>
      </w:ins>
      <w:ins w:id="563" w:author="Joey Bernhardt" w:date="2016-01-19T16:13:00Z">
        <w:r w:rsidR="00667B20">
          <w:rPr>
            <w:rFonts w:ascii="Times New Roman" w:eastAsia="Times New Roman" w:hAnsi="Times New Roman" w:cs="Times New Roman"/>
            <w:sz w:val="24"/>
            <w:szCs w:val="24"/>
          </w:rPr>
          <w:t>position and latitude</w:t>
        </w:r>
      </w:ins>
      <w:ins w:id="564" w:author="Joey Bernhardt" w:date="2016-01-19T16:12:00Z">
        <w:r w:rsidR="00667B20">
          <w:rPr>
            <w:rFonts w:ascii="Times New Roman" w:eastAsia="Times New Roman" w:hAnsi="Times New Roman" w:cs="Times New Roman"/>
            <w:sz w:val="24"/>
            <w:szCs w:val="24"/>
          </w:rPr>
          <w:t>)</w:t>
        </w:r>
      </w:ins>
      <w:ins w:id="565" w:author="Joey Bernhardt" w:date="2016-01-19T16:11:00Z">
        <w:r w:rsidR="00667B20">
          <w:rPr>
            <w:rFonts w:ascii="Times New Roman" w:eastAsia="Times New Roman" w:hAnsi="Times New Roman" w:cs="Times New Roman"/>
            <w:sz w:val="24"/>
            <w:szCs w:val="24"/>
          </w:rPr>
          <w:t>, the edible portion is restricted to muscle tissue</w:t>
        </w:r>
      </w:ins>
      <w:ins w:id="566" w:author="Joey Bernhardt" w:date="2016-01-19T16:12:00Z">
        <w:r w:rsidR="00667B20">
          <w:rPr>
            <w:rFonts w:ascii="Times New Roman" w:eastAsia="Times New Roman" w:hAnsi="Times New Roman" w:cs="Times New Roman"/>
            <w:sz w:val="24"/>
            <w:szCs w:val="24"/>
          </w:rPr>
          <w:t>, and the concentrations of calcium, iron and zinc are substantially lower.</w:t>
        </w:r>
      </w:ins>
      <w:ins w:id="567" w:author="Joey Bernhardt" w:date="2016-01-19T16:11:00Z">
        <w:r w:rsidR="00667B20">
          <w:rPr>
            <w:rFonts w:ascii="Times New Roman" w:eastAsia="Times New Roman" w:hAnsi="Times New Roman" w:cs="Times New Roman"/>
            <w:sz w:val="24"/>
            <w:szCs w:val="24"/>
          </w:rPr>
          <w:t xml:space="preserve"> </w:t>
        </w:r>
      </w:ins>
    </w:p>
    <w:p w14:paraId="13628641" w14:textId="77777777" w:rsidR="00383684" w:rsidRDefault="00383684" w:rsidP="000329A0">
      <w:pPr>
        <w:pStyle w:val="normal0"/>
        <w:spacing w:line="360" w:lineRule="auto"/>
        <w:rPr>
          <w:ins w:id="568" w:author="Joey Bernhardt" w:date="2016-01-19T16:20:00Z"/>
          <w:rFonts w:ascii="Times New Roman" w:eastAsia="Times New Roman" w:hAnsi="Times New Roman" w:cs="Times New Roman"/>
          <w:sz w:val="24"/>
          <w:szCs w:val="24"/>
        </w:rPr>
      </w:pPr>
    </w:p>
    <w:p w14:paraId="5EE7536B" w14:textId="20BAEDD4" w:rsidR="00383684" w:rsidRPr="00383684" w:rsidRDefault="00383684" w:rsidP="000329A0">
      <w:pPr>
        <w:pStyle w:val="normal0"/>
        <w:spacing w:line="360" w:lineRule="auto"/>
        <w:rPr>
          <w:ins w:id="569" w:author="Joey Bernhardt" w:date="2016-01-19T16:18:00Z"/>
          <w:rFonts w:ascii="Times New Roman" w:eastAsia="Times New Roman" w:hAnsi="Times New Roman" w:cs="Times New Roman"/>
          <w:b/>
          <w:sz w:val="24"/>
          <w:szCs w:val="24"/>
          <w:rPrChange w:id="570" w:author="Joey Bernhardt" w:date="2016-01-19T16:20:00Z">
            <w:rPr>
              <w:ins w:id="571" w:author="Joey Bernhardt" w:date="2016-01-19T16:18:00Z"/>
              <w:rFonts w:ascii="Times New Roman" w:eastAsia="Times New Roman" w:hAnsi="Times New Roman" w:cs="Times New Roman"/>
              <w:sz w:val="24"/>
              <w:szCs w:val="24"/>
            </w:rPr>
          </w:rPrChange>
        </w:rPr>
      </w:pPr>
      <w:ins w:id="572" w:author="Joey Bernhardt" w:date="2016-01-19T16:20:00Z">
        <w:r w:rsidRPr="00383684">
          <w:rPr>
            <w:rFonts w:ascii="Times New Roman" w:eastAsia="Times New Roman" w:hAnsi="Times New Roman" w:cs="Times New Roman"/>
            <w:b/>
            <w:sz w:val="24"/>
            <w:szCs w:val="24"/>
            <w:rPrChange w:id="573" w:author="Joey Bernhardt" w:date="2016-01-19T16:20:00Z">
              <w:rPr>
                <w:rFonts w:ascii="Times New Roman" w:eastAsia="Times New Roman" w:hAnsi="Times New Roman" w:cs="Times New Roman"/>
                <w:sz w:val="24"/>
                <w:szCs w:val="24"/>
              </w:rPr>
            </w:rPrChange>
          </w:rPr>
          <w:t>Nutrient variability in the context of dietary reference intakes</w:t>
        </w:r>
      </w:ins>
    </w:p>
    <w:p w14:paraId="0A16DD9A" w14:textId="3396F094" w:rsidR="00BF46CB" w:rsidRDefault="00383684" w:rsidP="00BF46CB">
      <w:pPr>
        <w:pStyle w:val="normal0"/>
        <w:spacing w:line="360" w:lineRule="auto"/>
        <w:rPr>
          <w:ins w:id="574" w:author="Joey Bernhardt" w:date="2016-01-20T09:35:00Z"/>
          <w:rFonts w:ascii="Times New Roman" w:eastAsia="Times New Roman" w:hAnsi="Times New Roman" w:cs="Times New Roman"/>
          <w:sz w:val="24"/>
          <w:szCs w:val="24"/>
        </w:rPr>
      </w:pPr>
      <w:moveToRangeStart w:id="575" w:author="Joey Bernhardt" w:date="2016-01-19T16:20:00Z" w:name="move314839729"/>
      <w:moveTo w:id="576" w:author="Joey Bernhardt" w:date="2016-01-19T16:20:00Z">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moveTo>
      <w:ins w:id="577" w:author="Joey Bernhardt" w:date="2016-01-20T09:35:00Z">
        <w:r w:rsidR="00BF46CB">
          <w:rPr>
            <w:rFonts w:ascii="Times New Roman" w:eastAsia="Times New Roman" w:hAnsi="Times New Roman" w:cs="Times New Roman"/>
            <w:sz w:val="24"/>
            <w:szCs w:val="24"/>
          </w:rPr>
          <w:t>Some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w:t>
        </w:r>
        <w:proofErr w:type="spellStart"/>
        <w:r w:rsidR="00BF46CB">
          <w:rPr>
            <w:rFonts w:ascii="Times New Roman" w:eastAsia="Times New Roman" w:hAnsi="Times New Roman" w:cs="Times New Roman"/>
            <w:sz w:val="24"/>
            <w:szCs w:val="24"/>
          </w:rPr>
          <w:t>molluscs</w:t>
        </w:r>
        <w:proofErr w:type="spellEnd"/>
        <w:r w:rsidR="00BF46CB">
          <w:rPr>
            <w:rFonts w:ascii="Times New Roman" w:eastAsia="Times New Roman" w:hAnsi="Times New Roman" w:cs="Times New Roman"/>
            <w:sz w:val="24"/>
            <w:szCs w:val="24"/>
          </w:rPr>
          <w:t xml:space="preserve"> reached </w:t>
        </w:r>
      </w:ins>
      <w:ins w:id="578" w:author="Joey Bernhardt" w:date="2016-01-20T10:01:00Z">
        <w:r w:rsidR="003F7815">
          <w:rPr>
            <w:rFonts w:ascii="Times New Roman" w:eastAsia="Times New Roman" w:hAnsi="Times New Roman" w:cs="Times New Roman"/>
            <w:sz w:val="24"/>
            <w:szCs w:val="24"/>
          </w:rPr>
          <w:t xml:space="preserve">at least one </w:t>
        </w:r>
      </w:ins>
      <w:ins w:id="579" w:author="Joey Bernhardt" w:date="2016-01-20T09:35:00Z">
        <w:r w:rsidR="00BF46CB">
          <w:rPr>
            <w:rFonts w:ascii="Times New Roman" w:eastAsia="Times New Roman" w:hAnsi="Times New Roman" w:cs="Times New Roman"/>
            <w:sz w:val="24"/>
            <w:szCs w:val="24"/>
          </w:rPr>
          <w:t xml:space="preserve">DRI </w:t>
        </w:r>
      </w:ins>
      <w:ins w:id="580" w:author="Joey Bernhardt" w:date="2016-01-20T10:01:00Z">
        <w:r w:rsidR="003F7815">
          <w:rPr>
            <w:rFonts w:ascii="Times New Roman" w:eastAsia="Times New Roman" w:hAnsi="Times New Roman" w:cs="Times New Roman"/>
            <w:sz w:val="24"/>
            <w:szCs w:val="24"/>
          </w:rPr>
          <w:t xml:space="preserve">target </w:t>
        </w:r>
      </w:ins>
      <w:ins w:id="581" w:author="Joey Bernhardt" w:date="2016-01-20T09:35:00Z">
        <w:r w:rsidR="003F7815">
          <w:rPr>
            <w:rFonts w:ascii="Times New Roman" w:eastAsia="Times New Roman" w:hAnsi="Times New Roman" w:cs="Times New Roman"/>
            <w:sz w:val="24"/>
            <w:szCs w:val="24"/>
          </w:rPr>
          <w:t>while only 25%</w:t>
        </w:r>
        <w:r w:rsidR="00BF46CB">
          <w:rPr>
            <w:rFonts w:ascii="Times New Roman" w:eastAsia="Times New Roman" w:hAnsi="Times New Roman" w:cs="Times New Roman"/>
            <w:sz w:val="24"/>
            <w:szCs w:val="24"/>
          </w:rPr>
          <w:t xml:space="preserve"> percent of the finfish reached </w:t>
        </w:r>
      </w:ins>
      <w:ins w:id="582" w:author="Joey Bernhardt" w:date="2016-01-20T10:01:00Z">
        <w:r w:rsidR="003F7815">
          <w:rPr>
            <w:rFonts w:ascii="Times New Roman" w:eastAsia="Times New Roman" w:hAnsi="Times New Roman" w:cs="Times New Roman"/>
            <w:sz w:val="24"/>
            <w:szCs w:val="24"/>
          </w:rPr>
          <w:t xml:space="preserve">at least one </w:t>
        </w:r>
      </w:ins>
      <w:ins w:id="583" w:author="Joey Bernhardt" w:date="2016-01-20T09:35:00Z">
        <w:r w:rsidR="003F7815">
          <w:rPr>
            <w:rFonts w:ascii="Times New Roman" w:eastAsia="Times New Roman" w:hAnsi="Times New Roman" w:cs="Times New Roman"/>
            <w:sz w:val="24"/>
            <w:szCs w:val="24"/>
          </w:rPr>
          <w:t>DRI target</w:t>
        </w:r>
        <w:r w:rsidR="00BF46CB">
          <w:rPr>
            <w:rFonts w:ascii="Times New Roman" w:eastAsia="Times New Roman" w:hAnsi="Times New Roman" w:cs="Times New Roman"/>
            <w:sz w:val="24"/>
            <w:szCs w:val="24"/>
          </w:rPr>
          <w:t xml:space="preserve">. This means that human diets that contain more </w:t>
        </w:r>
      </w:ins>
      <w:ins w:id="584" w:author="Joey Bernhardt" w:date="2016-01-20T10:02:00Z">
        <w:r w:rsidR="003F7815">
          <w:rPr>
            <w:rFonts w:ascii="Times New Roman" w:eastAsia="Times New Roman" w:hAnsi="Times New Roman" w:cs="Times New Roman"/>
            <w:sz w:val="24"/>
            <w:szCs w:val="24"/>
          </w:rPr>
          <w:t xml:space="preserve">functional groups </w:t>
        </w:r>
      </w:ins>
      <w:ins w:id="585" w:author="Joey Bernhardt" w:date="2016-01-20T09:35:00Z">
        <w:r w:rsidR="00BF46CB">
          <w:rPr>
            <w:rFonts w:ascii="Times New Roman" w:eastAsia="Times New Roman" w:hAnsi="Times New Roman" w:cs="Times New Roman"/>
            <w:sz w:val="24"/>
            <w:szCs w:val="24"/>
          </w:rPr>
          <w:t>are more likely to reach a broach range of micronutrient DRIs.</w:t>
        </w:r>
      </w:ins>
    </w:p>
    <w:p w14:paraId="4E212BA2" w14:textId="27FF24FC" w:rsidR="00383684" w:rsidRPr="00DC1B3B" w:rsidDel="003F7815" w:rsidRDefault="00383684" w:rsidP="00383684">
      <w:pPr>
        <w:pStyle w:val="normal0"/>
        <w:spacing w:line="360" w:lineRule="auto"/>
        <w:rPr>
          <w:del w:id="586" w:author="Joey Bernhardt" w:date="2016-01-20T10:02:00Z"/>
          <w:rFonts w:ascii="Times New Roman" w:eastAsia="Times New Roman" w:hAnsi="Times New Roman" w:cs="Times New Roman"/>
          <w:sz w:val="24"/>
          <w:szCs w:val="24"/>
        </w:rPr>
      </w:pPr>
      <w:moveTo w:id="587" w:author="Joey Bernhardt" w:date="2016-01-19T16:20:00Z">
        <w:del w:id="588" w:author="Joey Bernhardt" w:date="2016-01-20T10:02:00Z">
          <w:r w:rsidRPr="00DC1B3B" w:rsidDel="003F7815">
            <w:rPr>
              <w:rFonts w:ascii="Times New Roman" w:eastAsia="Times New Roman" w:hAnsi="Times New Roman" w:cs="Times New Roman"/>
              <w:sz w:val="24"/>
              <w:szCs w:val="24"/>
            </w:rPr>
            <w:delText>This means that to achieve RDI targets for a broad range of micronutrients, human diets must contain a variety of seafood species.</w:delText>
          </w:r>
        </w:del>
      </w:moveTo>
    </w:p>
    <w:p w14:paraId="6993C5AF" w14:textId="77777777" w:rsidR="00383684" w:rsidRDefault="00383684" w:rsidP="00383684">
      <w:pPr>
        <w:pStyle w:val="normal0"/>
        <w:spacing w:line="360" w:lineRule="auto"/>
        <w:rPr>
          <w:ins w:id="589" w:author="Joey Bernhardt" w:date="2016-01-19T16:21:00Z"/>
          <w:rFonts w:ascii="Times New Roman" w:eastAsia="Times New Roman" w:hAnsi="Times New Roman" w:cs="Times New Roman"/>
          <w:sz w:val="24"/>
          <w:szCs w:val="24"/>
        </w:rPr>
      </w:pPr>
      <w:bookmarkStart w:id="590" w:name="_GoBack"/>
      <w:bookmarkEnd w:id="590"/>
    </w:p>
    <w:p w14:paraId="19DB7E82" w14:textId="14EF1B56" w:rsidR="00383684" w:rsidRPr="00DC1B3B" w:rsidRDefault="00383684" w:rsidP="00383684">
      <w:pPr>
        <w:pStyle w:val="normal0"/>
        <w:spacing w:line="360" w:lineRule="auto"/>
        <w:rPr>
          <w:ins w:id="591" w:author="Joey Bernhardt" w:date="2016-01-19T16:21:00Z"/>
          <w:rFonts w:ascii="Times New Roman" w:eastAsia="Times New Roman" w:hAnsi="Times New Roman" w:cs="Times New Roman"/>
          <w:sz w:val="24"/>
          <w:szCs w:val="24"/>
        </w:rPr>
      </w:pPr>
      <w:ins w:id="592" w:author="Joey Bernhardt" w:date="2016-01-19T16:21:00Z">
        <w:r w:rsidRPr="00DC1B3B">
          <w:rPr>
            <w:rFonts w:ascii="Times New Roman" w:eastAsia="Times New Roman" w:hAnsi="Times New Roman" w:cs="Times New Roman"/>
            <w:sz w:val="24"/>
            <w:szCs w:val="24"/>
          </w:rPr>
          <w:t>There is a much higher level of functional redundancy for macronutrients than micronutrients</w:t>
        </w:r>
        <w:r>
          <w:rPr>
            <w:rFonts w:ascii="Times New Roman" w:eastAsia="Times New Roman" w:hAnsi="Times New Roman" w:cs="Times New Roman"/>
            <w:sz w:val="24"/>
            <w:szCs w:val="24"/>
          </w:rPr>
          <w:t xml:space="preserve">. The DRI for protein was reached in almost all species in our dataset. In contrast, the DRI for iron/zinc was only reached in X species. </w:t>
        </w:r>
      </w:ins>
    </w:p>
    <w:p w14:paraId="53057393" w14:textId="77777777" w:rsidR="00383684" w:rsidRPr="00DC1B3B" w:rsidRDefault="00383684" w:rsidP="00383684">
      <w:pPr>
        <w:pStyle w:val="normal0"/>
        <w:spacing w:line="360" w:lineRule="auto"/>
        <w:rPr>
          <w:rFonts w:ascii="Times New Roman" w:eastAsia="Times New Roman" w:hAnsi="Times New Roman" w:cs="Times New Roman"/>
          <w:sz w:val="24"/>
          <w:szCs w:val="24"/>
        </w:rPr>
      </w:pPr>
    </w:p>
    <w:moveToRangeEnd w:id="575"/>
    <w:p w14:paraId="5BF3C94A" w14:textId="77777777" w:rsidR="00383684" w:rsidRDefault="00383684" w:rsidP="000329A0">
      <w:pPr>
        <w:pStyle w:val="normal0"/>
        <w:spacing w:line="360" w:lineRule="auto"/>
        <w:rPr>
          <w:ins w:id="593" w:author="Joey Bernhardt" w:date="2016-01-19T16:24:00Z"/>
          <w:rFonts w:ascii="Times New Roman" w:eastAsia="Times New Roman" w:hAnsi="Times New Roman" w:cs="Times New Roman"/>
          <w:sz w:val="24"/>
          <w:szCs w:val="24"/>
        </w:rPr>
      </w:pPr>
    </w:p>
    <w:p w14:paraId="327DFC51" w14:textId="4DC497DE" w:rsidR="00383684" w:rsidRDefault="00383684" w:rsidP="000329A0">
      <w:pPr>
        <w:pStyle w:val="normal0"/>
        <w:spacing w:line="360" w:lineRule="auto"/>
        <w:rPr>
          <w:ins w:id="594" w:author="Joey Bernhardt" w:date="2016-01-19T16:07:00Z"/>
          <w:rFonts w:ascii="Times New Roman" w:eastAsia="Times New Roman" w:hAnsi="Times New Roman" w:cs="Times New Roman"/>
          <w:sz w:val="24"/>
          <w:szCs w:val="24"/>
        </w:rPr>
      </w:pPr>
      <w:ins w:id="595" w:author="Joey Bernhardt" w:date="2016-01-19T16:24:00Z">
        <w:r>
          <w:rPr>
            <w:rFonts w:ascii="Times New Roman" w:eastAsia="Times New Roman" w:hAnsi="Times New Roman" w:cs="Times New Roman"/>
            <w:sz w:val="24"/>
            <w:szCs w:val="24"/>
          </w:rPr>
          <w:t xml:space="preserve">Talk about patterns of human consumption of seafood (i.e. global </w:t>
        </w:r>
        <w:proofErr w:type="spellStart"/>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local diets)</w:t>
        </w:r>
      </w:ins>
    </w:p>
    <w:p w14:paraId="469C5E2D" w14:textId="77777777" w:rsidR="00667B20" w:rsidRDefault="00667B20" w:rsidP="000329A0">
      <w:pPr>
        <w:pStyle w:val="normal0"/>
        <w:spacing w:line="360" w:lineRule="auto"/>
        <w:rPr>
          <w:ins w:id="596" w:author="Joey Bernhardt" w:date="2016-01-19T16:24:00Z"/>
          <w:rFonts w:ascii="Times New Roman" w:eastAsia="Times New Roman" w:hAnsi="Times New Roman" w:cs="Times New Roman"/>
          <w:sz w:val="24"/>
          <w:szCs w:val="24"/>
        </w:rPr>
      </w:pPr>
    </w:p>
    <w:p w14:paraId="16C393DA" w14:textId="0D442BDD" w:rsidR="00383684" w:rsidRDefault="00383684" w:rsidP="000329A0">
      <w:pPr>
        <w:pStyle w:val="normal0"/>
        <w:spacing w:line="360" w:lineRule="auto"/>
        <w:rPr>
          <w:ins w:id="597" w:author="Joey Bernhardt" w:date="2016-01-19T16:24:00Z"/>
          <w:rFonts w:ascii="Times New Roman" w:eastAsia="Times New Roman" w:hAnsi="Times New Roman" w:cs="Times New Roman"/>
          <w:sz w:val="24"/>
          <w:szCs w:val="24"/>
        </w:rPr>
      </w:pPr>
      <w:ins w:id="598" w:author="Joey Bernhardt" w:date="2016-01-19T16:24:00Z">
        <w:r>
          <w:rPr>
            <w:rFonts w:ascii="Times New Roman" w:eastAsia="Times New Roman" w:hAnsi="Times New Roman" w:cs="Times New Roman"/>
            <w:sz w:val="24"/>
            <w:szCs w:val="24"/>
          </w:rPr>
          <w:t xml:space="preserve">Implications of anthropogenic impacts on nutritional benefits from aquatic </w:t>
        </w:r>
      </w:ins>
      <w:ins w:id="599" w:author="Joey Bernhardt" w:date="2016-01-20T09:33:00Z">
        <w:r w:rsidR="00BF46CB">
          <w:rPr>
            <w:rFonts w:ascii="Times New Roman" w:eastAsia="Times New Roman" w:hAnsi="Times New Roman" w:cs="Times New Roman"/>
            <w:sz w:val="24"/>
            <w:szCs w:val="24"/>
          </w:rPr>
          <w:t>ecosystems</w:t>
        </w:r>
      </w:ins>
    </w:p>
    <w:p w14:paraId="32F80527" w14:textId="038E7669" w:rsidR="00383684" w:rsidRDefault="00383684" w:rsidP="000329A0">
      <w:pPr>
        <w:pStyle w:val="normal0"/>
        <w:spacing w:line="360" w:lineRule="auto"/>
        <w:rPr>
          <w:ins w:id="600" w:author="Joey Bernhardt" w:date="2016-01-19T16:26:00Z"/>
          <w:rFonts w:ascii="Times New Roman" w:eastAsia="Times New Roman" w:hAnsi="Times New Roman" w:cs="Times New Roman"/>
          <w:sz w:val="24"/>
          <w:szCs w:val="24"/>
        </w:rPr>
      </w:pPr>
      <w:ins w:id="601" w:author="Joey Bernhardt" w:date="2016-01-19T16:26:00Z">
        <w:r>
          <w:rPr>
            <w:rFonts w:ascii="Times New Roman" w:eastAsia="Times New Roman" w:hAnsi="Times New Roman" w:cs="Times New Roman"/>
            <w:sz w:val="24"/>
            <w:szCs w:val="24"/>
          </w:rPr>
          <w:t>Identifying the axes that influence nutrient content of aquatic taxa reveals that the supply of some nutrients might be more vulnerable to climate change/overfishing/</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than others.</w:t>
        </w:r>
      </w:ins>
    </w:p>
    <w:p w14:paraId="3A9F1251" w14:textId="77777777" w:rsidR="00383684" w:rsidRDefault="00383684" w:rsidP="000329A0">
      <w:pPr>
        <w:pStyle w:val="normal0"/>
        <w:spacing w:line="360" w:lineRule="auto"/>
        <w:rPr>
          <w:ins w:id="602" w:author="Joey Bernhardt" w:date="2016-01-19T16:28:00Z"/>
          <w:rFonts w:ascii="Times New Roman" w:eastAsia="Times New Roman" w:hAnsi="Times New Roman" w:cs="Times New Roman"/>
          <w:sz w:val="24"/>
          <w:szCs w:val="24"/>
        </w:rPr>
      </w:pPr>
    </w:p>
    <w:p w14:paraId="1F22D34D" w14:textId="77777777" w:rsidR="000F0189" w:rsidRPr="00DC1B3B" w:rsidRDefault="000F0189" w:rsidP="000F0189">
      <w:pPr>
        <w:pStyle w:val="normal0"/>
        <w:spacing w:line="360" w:lineRule="auto"/>
        <w:rPr>
          <w:ins w:id="603" w:author="Joey Bernhardt" w:date="2016-01-19T16:28:00Z"/>
          <w:rFonts w:ascii="Times New Roman" w:eastAsia="Times New Roman" w:hAnsi="Times New Roman" w:cs="Times New Roman"/>
          <w:sz w:val="24"/>
          <w:szCs w:val="24"/>
        </w:rPr>
      </w:pPr>
      <w:ins w:id="604" w:author="Joey Bernhardt" w:date="2016-01-19T16:28:00Z">
        <w:r w:rsidRPr="00DC1B3B">
          <w:rPr>
            <w:rFonts w:ascii="Times New Roman" w:eastAsia="Times New Roman" w:hAnsi="Times New Roman" w:cs="Times New Roman"/>
            <w:sz w:val="24"/>
            <w:szCs w:val="24"/>
          </w:rPr>
          <w:t>Need a stronger stoichiometric framework for micronutrients.</w:t>
        </w:r>
      </w:ins>
    </w:p>
    <w:p w14:paraId="563FC104" w14:textId="77777777" w:rsidR="000F0189" w:rsidRPr="00DC1B3B" w:rsidRDefault="000F0189" w:rsidP="000F0189">
      <w:pPr>
        <w:pStyle w:val="normal0"/>
        <w:spacing w:line="360" w:lineRule="auto"/>
        <w:rPr>
          <w:ins w:id="605" w:author="Joey Bernhardt" w:date="2016-01-19T16:28:00Z"/>
          <w:rFonts w:ascii="Times New Roman" w:eastAsia="Times New Roman" w:hAnsi="Times New Roman" w:cs="Times New Roman"/>
          <w:sz w:val="24"/>
          <w:szCs w:val="24"/>
        </w:rPr>
      </w:pPr>
    </w:p>
    <w:p w14:paraId="66DC9CA7" w14:textId="77777777" w:rsidR="000F0189" w:rsidRPr="00DC1B3B" w:rsidRDefault="000F0189" w:rsidP="000F0189">
      <w:pPr>
        <w:pStyle w:val="normal0"/>
        <w:spacing w:line="360" w:lineRule="auto"/>
        <w:rPr>
          <w:ins w:id="606" w:author="Joey Bernhardt" w:date="2016-01-19T16:28:00Z"/>
          <w:rFonts w:ascii="Times New Roman" w:eastAsia="Times New Roman" w:hAnsi="Times New Roman" w:cs="Times New Roman"/>
          <w:sz w:val="24"/>
          <w:szCs w:val="24"/>
        </w:rPr>
      </w:pPr>
      <w:ins w:id="607" w:author="Joey Bernhardt" w:date="2016-01-19T16:28:00Z">
        <w:r w:rsidRPr="00DC1B3B">
          <w:rPr>
            <w:rFonts w:ascii="Times New Roman" w:eastAsia="Times New Roman" w:hAnsi="Times New Roman" w:cs="Times New Roman"/>
            <w:sz w:val="24"/>
            <w:szCs w:val="24"/>
          </w:rPr>
          <w:t>Both local and global scales</w:t>
        </w:r>
      </w:ins>
    </w:p>
    <w:p w14:paraId="095E3810" w14:textId="77777777" w:rsidR="000F0189" w:rsidRDefault="000F0189" w:rsidP="000329A0">
      <w:pPr>
        <w:pStyle w:val="normal0"/>
        <w:spacing w:line="360" w:lineRule="auto"/>
        <w:rPr>
          <w:ins w:id="608" w:author="Joey Bernhardt" w:date="2016-01-19T16:27:00Z"/>
          <w:rFonts w:ascii="Times New Roman" w:eastAsia="Times New Roman" w:hAnsi="Times New Roman" w:cs="Times New Roman"/>
          <w:sz w:val="24"/>
          <w:szCs w:val="24"/>
        </w:rPr>
      </w:pPr>
    </w:p>
    <w:p w14:paraId="0B614A7A" w14:textId="77777777" w:rsidR="00383684" w:rsidRDefault="00383684" w:rsidP="000329A0">
      <w:pPr>
        <w:pStyle w:val="normal0"/>
        <w:spacing w:line="360" w:lineRule="auto"/>
        <w:rPr>
          <w:ins w:id="609" w:author="Joey Bernhardt" w:date="2016-01-19T16:28:00Z"/>
          <w:rFonts w:ascii="Times New Roman" w:eastAsia="Times New Roman" w:hAnsi="Times New Roman" w:cs="Times New Roman"/>
          <w:sz w:val="24"/>
          <w:szCs w:val="24"/>
        </w:rPr>
      </w:pPr>
    </w:p>
    <w:p w14:paraId="10260856" w14:textId="00E56609" w:rsidR="007A6867" w:rsidRDefault="007A6867" w:rsidP="000329A0">
      <w:pPr>
        <w:pStyle w:val="normal0"/>
        <w:spacing w:line="360" w:lineRule="auto"/>
        <w:rPr>
          <w:ins w:id="610" w:author="Joey Bernhardt" w:date="2016-01-19T16:28:00Z"/>
          <w:rFonts w:ascii="Times New Roman" w:eastAsia="Times New Roman" w:hAnsi="Times New Roman" w:cs="Times New Roman"/>
          <w:sz w:val="24"/>
          <w:szCs w:val="24"/>
        </w:rPr>
      </w:pPr>
      <w:ins w:id="611" w:author="Joey Bernhardt" w:date="2016-01-19T16:28:00Z">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ins>
    </w:p>
    <w:p w14:paraId="1E1A9739" w14:textId="77777777" w:rsidR="007A6867" w:rsidRDefault="007A6867" w:rsidP="000329A0">
      <w:pPr>
        <w:pStyle w:val="normal0"/>
        <w:spacing w:line="360" w:lineRule="auto"/>
        <w:rPr>
          <w:ins w:id="612" w:author="Joey Bernhardt" w:date="2016-01-19T16:28:00Z"/>
          <w:rFonts w:ascii="Times New Roman" w:eastAsia="Times New Roman" w:hAnsi="Times New Roman" w:cs="Times New Roman"/>
          <w:sz w:val="24"/>
          <w:szCs w:val="24"/>
        </w:rPr>
      </w:pPr>
    </w:p>
    <w:p w14:paraId="7D282039" w14:textId="77777777" w:rsidR="007A6867" w:rsidRDefault="007A6867" w:rsidP="000329A0">
      <w:pPr>
        <w:pStyle w:val="normal0"/>
        <w:spacing w:line="360" w:lineRule="auto"/>
        <w:rPr>
          <w:ins w:id="613" w:author="Joey Bernhardt" w:date="2016-01-19T16:28:00Z"/>
          <w:rFonts w:ascii="Times New Roman" w:eastAsia="Times New Roman" w:hAnsi="Times New Roman" w:cs="Times New Roman"/>
          <w:sz w:val="24"/>
          <w:szCs w:val="24"/>
        </w:rPr>
      </w:pPr>
    </w:p>
    <w:p w14:paraId="07692598" w14:textId="77777777" w:rsidR="007A6867" w:rsidRDefault="007A6867" w:rsidP="000329A0">
      <w:pPr>
        <w:pStyle w:val="normal0"/>
        <w:spacing w:line="360" w:lineRule="auto"/>
        <w:rPr>
          <w:ins w:id="614" w:author="Joey Bernhardt" w:date="2016-01-19T16:09:00Z"/>
          <w:rFonts w:ascii="Times New Roman" w:eastAsia="Times New Roman" w:hAnsi="Times New Roman" w:cs="Times New Roman"/>
          <w:sz w:val="24"/>
          <w:szCs w:val="24"/>
        </w:rPr>
      </w:pPr>
    </w:p>
    <w:p w14:paraId="1401BF3B" w14:textId="5DB01181" w:rsidR="000329A0" w:rsidRPr="00FD404E" w:rsidRDefault="000329A0" w:rsidP="000329A0">
      <w:pPr>
        <w:pStyle w:val="normal0"/>
        <w:spacing w:line="360" w:lineRule="auto"/>
        <w:rPr>
          <w:ins w:id="615" w:author="Joey Bernhardt" w:date="2016-01-19T16:03:00Z"/>
          <w:rFonts w:ascii="Times New Roman" w:hAnsi="Times New Roman" w:cs="Times New Roman"/>
          <w:i/>
          <w:sz w:val="24"/>
          <w:szCs w:val="24"/>
          <w:rPrChange w:id="616" w:author="Joey Bernhardt" w:date="2016-01-19T16:17:00Z">
            <w:rPr>
              <w:ins w:id="617" w:author="Joey Bernhardt" w:date="2016-01-19T16:03:00Z"/>
              <w:rFonts w:ascii="Times New Roman" w:hAnsi="Times New Roman" w:cs="Times New Roman"/>
              <w:sz w:val="24"/>
              <w:szCs w:val="24"/>
            </w:rPr>
          </w:rPrChange>
        </w:rPr>
      </w:pPr>
      <w:proofErr w:type="gramStart"/>
      <w:ins w:id="618" w:author="Joey Bernhardt" w:date="2016-01-19T16:03:00Z">
        <w:r w:rsidRPr="00FD404E">
          <w:rPr>
            <w:rFonts w:ascii="Times New Roman" w:eastAsia="Times New Roman" w:hAnsi="Times New Roman" w:cs="Times New Roman"/>
            <w:i/>
            <w:sz w:val="24"/>
            <w:szCs w:val="24"/>
            <w:rPrChange w:id="619" w:author="Joey Bernhardt" w:date="2016-01-19T16:17:00Z">
              <w:rPr>
                <w:rFonts w:ascii="Times New Roman" w:eastAsia="Times New Roman" w:hAnsi="Times New Roman" w:cs="Times New Roman"/>
                <w:sz w:val="24"/>
                <w:szCs w:val="24"/>
              </w:rPr>
            </w:rPrChange>
          </w:rPr>
          <w:t>so</w:t>
        </w:r>
        <w:proofErr w:type="gramEnd"/>
        <w:r w:rsidRPr="00FD404E">
          <w:rPr>
            <w:rFonts w:ascii="Times New Roman" w:eastAsia="Times New Roman" w:hAnsi="Times New Roman" w:cs="Times New Roman"/>
            <w:i/>
            <w:sz w:val="24"/>
            <w:szCs w:val="24"/>
            <w:rPrChange w:id="620" w:author="Joey Bernhardt" w:date="2016-01-19T16:17:00Z">
              <w:rPr>
                <w:rFonts w:ascii="Times New Roman" w:eastAsia="Times New Roman" w:hAnsi="Times New Roman" w:cs="Times New Roman"/>
                <w:sz w:val="24"/>
                <w:szCs w:val="24"/>
              </w:rPr>
            </w:rPrChange>
          </w:rPr>
          <w:t xml:space="preserve">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ins>
    </w:p>
    <w:p w14:paraId="25EAAF26" w14:textId="77777777" w:rsidR="008C15B2" w:rsidRPr="00FD404E" w:rsidRDefault="008C15B2" w:rsidP="00B77B19">
      <w:pPr>
        <w:pStyle w:val="normal0"/>
        <w:spacing w:line="360" w:lineRule="auto"/>
        <w:rPr>
          <w:ins w:id="621" w:author="Joey Bernhardt" w:date="2016-01-19T15:51:00Z"/>
          <w:rFonts w:ascii="Times New Roman" w:eastAsia="Times New Roman" w:hAnsi="Times New Roman" w:cs="Times New Roman"/>
          <w:i/>
          <w:sz w:val="24"/>
          <w:szCs w:val="24"/>
          <w:rPrChange w:id="622" w:author="Joey Bernhardt" w:date="2016-01-19T16:17:00Z">
            <w:rPr>
              <w:ins w:id="623" w:author="Joey Bernhardt" w:date="2016-01-19T15:51:00Z"/>
              <w:rFonts w:ascii="Times New Roman" w:eastAsia="Times New Roman" w:hAnsi="Times New Roman" w:cs="Times New Roman"/>
              <w:sz w:val="24"/>
              <w:szCs w:val="24"/>
            </w:rPr>
          </w:rPrChange>
        </w:rPr>
      </w:pPr>
    </w:p>
    <w:p w14:paraId="4D91B5A4" w14:textId="77777777" w:rsidR="00B77B19" w:rsidRPr="00FD404E" w:rsidRDefault="00B77B19" w:rsidP="00B77B19">
      <w:pPr>
        <w:pStyle w:val="normal0"/>
        <w:spacing w:line="360" w:lineRule="auto"/>
        <w:rPr>
          <w:ins w:id="624" w:author="Joey Bernhardt" w:date="2016-01-19T15:50:00Z"/>
          <w:rFonts w:ascii="Times New Roman" w:hAnsi="Times New Roman" w:cs="Times New Roman"/>
          <w:i/>
          <w:sz w:val="24"/>
          <w:szCs w:val="24"/>
          <w:rPrChange w:id="625" w:author="Joey Bernhardt" w:date="2016-01-19T16:17:00Z">
            <w:rPr>
              <w:ins w:id="626" w:author="Joey Bernhardt" w:date="2016-01-19T15:50:00Z"/>
              <w:rFonts w:ascii="Times New Roman" w:hAnsi="Times New Roman" w:cs="Times New Roman"/>
              <w:sz w:val="24"/>
              <w:szCs w:val="24"/>
            </w:rPr>
          </w:rPrChange>
        </w:rPr>
      </w:pPr>
      <w:ins w:id="627" w:author="Joey Bernhardt" w:date="2016-01-19T15:50:00Z">
        <w:r w:rsidRPr="00FD404E">
          <w:rPr>
            <w:rFonts w:ascii="Times New Roman" w:eastAsia="Times New Roman" w:hAnsi="Times New Roman" w:cs="Times New Roman"/>
            <w:i/>
            <w:sz w:val="24"/>
            <w:szCs w:val="24"/>
            <w:rPrChange w:id="628" w:author="Joey Bernhardt" w:date="2016-01-19T16:17:00Z">
              <w:rPr>
                <w:rFonts w:ascii="Times New Roman" w:eastAsia="Times New Roman" w:hAnsi="Times New Roman" w:cs="Times New Roman"/>
                <w:sz w:val="24"/>
                <w:szCs w:val="24"/>
              </w:rPr>
            </w:rPrChange>
          </w:rPr>
          <w:t>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ins>
    </w:p>
    <w:p w14:paraId="44AB7A0C" w14:textId="77777777" w:rsidR="00395826" w:rsidRDefault="00395826">
      <w:pPr>
        <w:pStyle w:val="normal0"/>
        <w:spacing w:line="360" w:lineRule="auto"/>
        <w:rPr>
          <w:ins w:id="629" w:author="Joey Bernhardt" w:date="2016-01-19T15:50:00Z"/>
          <w:rFonts w:ascii="Times New Roman" w:eastAsia="Times New Roman" w:hAnsi="Times New Roman" w:cs="Times New Roman"/>
          <w:sz w:val="24"/>
          <w:szCs w:val="24"/>
        </w:rPr>
      </w:pPr>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744675C6" w:rsidR="00A91F6C" w:rsidRPr="00DC1B3B" w:rsidDel="00383684" w:rsidRDefault="00A91F6C">
      <w:pPr>
        <w:pStyle w:val="normal0"/>
        <w:spacing w:line="360" w:lineRule="auto"/>
        <w:rPr>
          <w:rFonts w:ascii="Times New Roman" w:eastAsia="Times New Roman" w:hAnsi="Times New Roman" w:cs="Times New Roman"/>
          <w:sz w:val="24"/>
          <w:szCs w:val="24"/>
        </w:rPr>
      </w:pPr>
      <w:moveFromRangeStart w:id="630" w:author="Joey Bernhardt" w:date="2016-01-19T16:20:00Z" w:name="move314839729"/>
      <w:moveFrom w:id="631" w:author="Joey Bernhardt" w:date="2016-01-19T16:20:00Z">
        <w:r w:rsidRPr="00DC1B3B" w:rsidDel="00383684">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moveFrom>
    </w:p>
    <w:moveFromRangeEnd w:id="630"/>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pPr>
        <w:pStyle w:val="normal0"/>
        <w:spacing w:line="360" w:lineRule="auto"/>
        <w:rPr>
          <w:ins w:id="632" w:author="Joey Bernhardt" w:date="2015-12-16T12:48:00Z"/>
          <w:rFonts w:ascii="Times New Roman" w:eastAsia="Times New Roman" w:hAnsi="Times New Roman" w:cs="Times New Roman"/>
          <w:sz w:val="24"/>
          <w:szCs w:val="24"/>
        </w:rPr>
      </w:pPr>
    </w:p>
    <w:p w14:paraId="440AA002" w14:textId="77777777" w:rsidR="00387237" w:rsidRPr="00DC1B3B" w:rsidRDefault="00387237">
      <w:pPr>
        <w:pStyle w:val="normal0"/>
        <w:spacing w:line="360" w:lineRule="auto"/>
        <w:rPr>
          <w:ins w:id="633"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634"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635" w:author="Joey Bernhardt" w:date="2015-12-22T15:50:00Z"/>
          <w:rFonts w:ascii="Times New Roman" w:hAnsi="Times New Roman" w:cs="Times New Roman"/>
          <w:sz w:val="24"/>
          <w:szCs w:val="24"/>
          <w:rPrChange w:id="636" w:author="Joey Bernhardt" w:date="2015-12-18T16:08:00Z">
            <w:rPr>
              <w:del w:id="637" w:author="Joey Bernhardt" w:date="2015-12-22T15:50:00Z"/>
            </w:rPr>
          </w:rPrChange>
        </w:rPr>
      </w:pPr>
      <w:del w:id="638"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and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639" w:author="Joey Bernhardt" w:date="2015-12-22T15:50:00Z"/>
          <w:rFonts w:ascii="Times New Roman" w:hAnsi="Times New Roman" w:cs="Times New Roman"/>
          <w:b/>
        </w:rPr>
        <w:pPrChange w:id="640" w:author="Joey Bernhardt" w:date="2015-12-18T16:24:00Z">
          <w:pPr/>
        </w:pPrChange>
      </w:pPr>
    </w:p>
    <w:p w14:paraId="68BF56A6" w14:textId="697CD167" w:rsidR="00EE6A99" w:rsidRPr="00DC1B3B" w:rsidDel="00675478" w:rsidRDefault="00EE6A99">
      <w:pPr>
        <w:pStyle w:val="normal0"/>
        <w:spacing w:line="360" w:lineRule="auto"/>
        <w:rPr>
          <w:del w:id="641" w:author="Joey Bernhardt" w:date="2015-12-22T15:50:00Z"/>
          <w:rFonts w:ascii="Times New Roman" w:hAnsi="Times New Roman" w:cs="Times New Roman"/>
          <w:sz w:val="24"/>
          <w:szCs w:val="24"/>
          <w:rPrChange w:id="642" w:author="Joey Bernhardt" w:date="2015-12-18T16:08:00Z">
            <w:rPr>
              <w:del w:id="643" w:author="Joey Bernhardt" w:date="2015-12-22T15:50:00Z"/>
            </w:rPr>
          </w:rPrChange>
        </w:rPr>
      </w:pPr>
      <w:del w:id="644"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645" w:author="Joey Bernhardt" w:date="2015-12-16T09:27:00Z"/>
          <w:rFonts w:ascii="Times New Roman" w:hAnsi="Times New Roman" w:cs="Times New Roman"/>
          <w:b/>
        </w:rPr>
        <w:pPrChange w:id="646" w:author="Joey Bernhardt" w:date="2015-12-18T16:24:00Z">
          <w:pPr/>
        </w:pPrChange>
      </w:pPr>
      <w:ins w:id="647"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648" w:author="Joey Bernhardt" w:date="2015-12-18T17:41:00Z"/>
          <w:rFonts w:ascii="Times New Roman" w:hAnsi="Times New Roman" w:cs="Times New Roman"/>
          <w:b/>
          <w:rPrChange w:id="649" w:author="Joey Bernhardt" w:date="2016-01-05T13:01:00Z">
            <w:rPr>
              <w:ins w:id="650" w:author="Joey Bernhardt" w:date="2015-12-18T17:41:00Z"/>
            </w:rPr>
          </w:rPrChange>
        </w:rPr>
        <w:pPrChange w:id="651" w:author="Joey Bernhardt" w:date="2016-01-05T13:01:00Z">
          <w:pPr/>
        </w:pPrChange>
      </w:pPr>
      <w:ins w:id="652" w:author="Joey Bernhardt" w:date="2016-01-05T13:01:00Z">
        <w:r w:rsidRPr="00CD5A59">
          <w:rPr>
            <w:rFonts w:ascii="Times New Roman" w:hAnsi="Times New Roman" w:cs="Times New Roman"/>
            <w:b/>
            <w:rPrChange w:id="653" w:author="Joey Bernhardt" w:date="2016-01-05T13:01:00Z">
              <w:rPr/>
            </w:rPrChange>
          </w:rPr>
          <w:t xml:space="preserve">Figure 1. </w:t>
        </w:r>
      </w:ins>
      <w:ins w:id="654" w:author="Joey Bernhardt" w:date="2015-12-16T12:47:00Z">
        <w:r w:rsidR="00E0744F" w:rsidRPr="00CD5A59">
          <w:rPr>
            <w:rFonts w:ascii="Times New Roman" w:hAnsi="Times New Roman" w:cs="Times New Roman"/>
            <w:b/>
            <w:rPrChange w:id="655" w:author="Joey Bernhardt" w:date="2016-01-05T13:01:00Z">
              <w:rPr/>
            </w:rPrChange>
          </w:rPr>
          <w:t>Boxp</w:t>
        </w:r>
        <w:r w:rsidRPr="00CD5A59">
          <w:rPr>
            <w:rFonts w:ascii="Times New Roman" w:hAnsi="Times New Roman" w:cs="Times New Roman"/>
            <w:b/>
            <w:rPrChange w:id="656" w:author="Joey Bernhardt" w:date="2016-01-05T13:01:00Z">
              <w:rPr/>
            </w:rPrChange>
          </w:rPr>
          <w:t>lot of nutrient concentrations</w:t>
        </w:r>
      </w:ins>
    </w:p>
    <w:p w14:paraId="32F3B383" w14:textId="5A2128E7" w:rsidR="00700CED" w:rsidRDefault="00700CED">
      <w:pPr>
        <w:spacing w:line="360" w:lineRule="auto"/>
        <w:rPr>
          <w:ins w:id="657" w:author="Joey Bernhardt" w:date="2016-01-05T13:02:00Z"/>
          <w:rFonts w:ascii="Times New Roman" w:hAnsi="Times New Roman" w:cs="Times New Roman"/>
          <w:b/>
        </w:rPr>
        <w:pPrChange w:id="658" w:author="Joey Bernhardt" w:date="2015-12-18T17:41:00Z">
          <w:pPr/>
        </w:pPrChange>
      </w:pPr>
      <w:ins w:id="659" w:author="Joey Bernhardt" w:date="2015-12-18T17:42:00Z">
        <w:r>
          <w:rPr>
            <w:rFonts w:ascii="Times New Roman" w:hAnsi="Times New Roman" w:cs="Times New Roman"/>
            <w:b/>
            <w:noProof/>
            <w:lang w:val="en-US"/>
            <w:rPrChange w:id="660"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661" w:author="Joey Bernhardt" w:date="2016-01-05T13:02:00Z"/>
          <w:rFonts w:ascii="Times New Roman" w:hAnsi="Times New Roman" w:cs="Times New Roman"/>
          <w:b/>
        </w:rPr>
        <w:pPrChange w:id="662" w:author="Joey Bernhardt" w:date="2015-12-18T17:41:00Z">
          <w:pPr/>
        </w:pPrChange>
      </w:pPr>
    </w:p>
    <w:p w14:paraId="0724D9CC" w14:textId="7E772A8F" w:rsidR="00CD5A59" w:rsidRDefault="00CD5A59">
      <w:pPr>
        <w:spacing w:line="360" w:lineRule="auto"/>
        <w:rPr>
          <w:ins w:id="663" w:author="Joey Bernhardt" w:date="2016-01-05T13:02:00Z"/>
          <w:rFonts w:ascii="Times New Roman" w:hAnsi="Times New Roman" w:cs="Times New Roman"/>
          <w:b/>
        </w:rPr>
        <w:pPrChange w:id="664" w:author="Joey Bernhardt" w:date="2015-12-18T17:41:00Z">
          <w:pPr/>
        </w:pPrChange>
      </w:pPr>
      <w:ins w:id="665" w:author="Joey Bernhardt" w:date="2016-01-05T13:02:00Z">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666"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667" w:author="Joey Bernhardt" w:date="2015-12-16T12:57:00Z"/>
          <w:rFonts w:ascii="Times New Roman" w:hAnsi="Times New Roman" w:cs="Times New Roman"/>
          <w:b/>
        </w:rPr>
        <w:pPrChange w:id="668" w:author="Joey Bernhardt" w:date="2015-12-18T17:41:00Z">
          <w:pPr/>
        </w:pPrChange>
      </w:pPr>
    </w:p>
    <w:p w14:paraId="2EE52E5F" w14:textId="5A3A8798" w:rsidR="001D3275" w:rsidRPr="00CD5A59" w:rsidRDefault="001D3275">
      <w:pPr>
        <w:spacing w:line="360" w:lineRule="auto"/>
        <w:rPr>
          <w:ins w:id="669" w:author="Joey Bernhardt" w:date="2015-12-18T17:43:00Z"/>
          <w:rFonts w:ascii="Times New Roman" w:hAnsi="Times New Roman" w:cs="Times New Roman"/>
          <w:b/>
          <w:rPrChange w:id="670" w:author="Joey Bernhardt" w:date="2016-01-05T13:01:00Z">
            <w:rPr>
              <w:ins w:id="671" w:author="Joey Bernhardt" w:date="2015-12-18T17:43:00Z"/>
            </w:rPr>
          </w:rPrChange>
        </w:rPr>
        <w:pPrChange w:id="672" w:author="Joey Bernhardt" w:date="2016-01-05T13:01:00Z">
          <w:pPr/>
        </w:pPrChange>
      </w:pPr>
      <w:ins w:id="673" w:author="Joey Bernhardt" w:date="2015-12-16T12:57:00Z">
        <w:r w:rsidRPr="00CD5A59">
          <w:rPr>
            <w:rFonts w:ascii="Times New Roman" w:hAnsi="Times New Roman" w:cs="Times New Roman"/>
            <w:b/>
            <w:rPrChange w:id="674" w:author="Joey Bernhardt" w:date="2016-01-05T13:01:00Z">
              <w:rPr/>
            </w:rPrChange>
          </w:rPr>
          <w:t>Figure</w:t>
        </w:r>
      </w:ins>
      <w:ins w:id="675" w:author="Joey Bernhardt" w:date="2016-01-05T13:01:00Z">
        <w:r w:rsidR="00CD5A59">
          <w:rPr>
            <w:rFonts w:ascii="Times New Roman" w:hAnsi="Times New Roman" w:cs="Times New Roman"/>
            <w:b/>
          </w:rPr>
          <w:t xml:space="preserve"> 3</w:t>
        </w:r>
      </w:ins>
      <w:ins w:id="676" w:author="Joey Bernhardt" w:date="2016-01-05T13:02:00Z">
        <w:r w:rsidR="00CD5A59">
          <w:rPr>
            <w:rFonts w:ascii="Times New Roman" w:hAnsi="Times New Roman" w:cs="Times New Roman"/>
            <w:b/>
          </w:rPr>
          <w:t>.</w:t>
        </w:r>
      </w:ins>
      <w:ins w:id="677" w:author="Joey Bernhardt" w:date="2016-01-05T13:01:00Z">
        <w:r w:rsidR="00CD5A59">
          <w:rPr>
            <w:rFonts w:ascii="Times New Roman" w:hAnsi="Times New Roman" w:cs="Times New Roman"/>
            <w:b/>
          </w:rPr>
          <w:t xml:space="preserve"> </w:t>
        </w:r>
      </w:ins>
      <w:ins w:id="678"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679" w:author="Joey Bernhardt" w:date="2016-01-05T13:01:00Z">
              <w:rPr/>
            </w:rPrChange>
          </w:rPr>
          <w:t>hows proportion of body consumed and number of DRI targets</w:t>
        </w:r>
      </w:ins>
    </w:p>
    <w:p w14:paraId="514526D5" w14:textId="149B2262" w:rsidR="00700CED" w:rsidRDefault="00700CED">
      <w:pPr>
        <w:spacing w:line="360" w:lineRule="auto"/>
        <w:rPr>
          <w:ins w:id="680" w:author="Joey Bernhardt" w:date="2016-01-05T13:04:00Z"/>
          <w:rFonts w:ascii="Times New Roman" w:hAnsi="Times New Roman" w:cs="Times New Roman"/>
          <w:b/>
        </w:rPr>
        <w:pPrChange w:id="681" w:author="Joey Bernhardt" w:date="2015-12-18T17:43:00Z">
          <w:pPr/>
        </w:pPrChange>
      </w:pPr>
      <w:ins w:id="682" w:author="Joey Bernhardt" w:date="2015-12-18T17:43:00Z">
        <w:r>
          <w:rPr>
            <w:rFonts w:ascii="Times New Roman" w:hAnsi="Times New Roman" w:cs="Times New Roman"/>
            <w:b/>
            <w:noProof/>
            <w:lang w:val="en-US"/>
            <w:rPrChange w:id="683" w:author="Unknown">
              <w:rPr>
                <w:noProof/>
                <w:lang w:val="en-US"/>
              </w:rPr>
            </w:rPrChange>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684" w:author="Joey Bernhardt" w:date="2016-01-05T13:04:00Z"/>
          <w:rFonts w:ascii="Times New Roman" w:hAnsi="Times New Roman" w:cs="Times New Roman"/>
          <w:b/>
        </w:rPr>
        <w:pPrChange w:id="685" w:author="Joey Bernhardt" w:date="2015-12-18T17:43:00Z">
          <w:pPr/>
        </w:pPrChange>
      </w:pPr>
    </w:p>
    <w:p w14:paraId="13536CDE" w14:textId="2429C8CD" w:rsidR="00CD5A59" w:rsidRDefault="00CD5A59" w:rsidP="00CD5A59">
      <w:pPr>
        <w:spacing w:line="360" w:lineRule="auto"/>
        <w:rPr>
          <w:ins w:id="686" w:author="Joey Bernhardt" w:date="2016-01-05T13:04:00Z"/>
          <w:rFonts w:ascii="Times New Roman" w:hAnsi="Times New Roman" w:cs="Times New Roman"/>
          <w:b/>
        </w:rPr>
      </w:pPr>
      <w:ins w:id="687"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688" w:author="Joey Bernhardt" w:date="2016-01-05T13:04:00Z"/>
          <w:rFonts w:ascii="Times New Roman" w:hAnsi="Times New Roman" w:cs="Times New Roman"/>
          <w:b/>
        </w:rPr>
        <w:pPrChange w:id="689" w:author="Joey Bernhardt" w:date="2015-12-18T17:43:00Z">
          <w:pPr/>
        </w:pPrChange>
      </w:pPr>
    </w:p>
    <w:p w14:paraId="3DB51249" w14:textId="0AC60518" w:rsidR="00D349BD" w:rsidRDefault="00CD5A59">
      <w:pPr>
        <w:spacing w:line="360" w:lineRule="auto"/>
        <w:rPr>
          <w:ins w:id="690" w:author="Joey Bernhardt" w:date="2015-12-28T12:48:00Z"/>
          <w:rFonts w:ascii="Times New Roman" w:hAnsi="Times New Roman" w:cs="Times New Roman"/>
          <w:b/>
        </w:rPr>
        <w:pPrChange w:id="691" w:author="Joey Bernhardt" w:date="2015-12-18T17:43:00Z">
          <w:pPr/>
        </w:pPrChange>
      </w:pPr>
      <w:ins w:id="692" w:author="Joey Bernhardt" w:date="2016-01-05T13:04:00Z">
        <w:r>
          <w:rPr>
            <w:rFonts w:ascii="Times New Roman" w:hAnsi="Times New Roman" w:cs="Times New Roman"/>
            <w:b/>
            <w:noProof/>
            <w:lang w:val="en-US"/>
            <w:rPrChange w:id="693" w:author="Unknown">
              <w:rPr>
                <w:noProof/>
                <w:lang w:val="en-US"/>
              </w:rPr>
            </w:rPrChange>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694" w:author="Joey Bernhardt" w:date="2015-12-16T12:47:00Z"/>
          <w:rFonts w:ascii="Times New Roman" w:hAnsi="Times New Roman" w:cs="Times New Roman"/>
          <w:b/>
        </w:rPr>
        <w:pPrChange w:id="695" w:author="Joey Bernhardt" w:date="2015-12-18T17:43:00Z">
          <w:pPr/>
        </w:pPrChange>
      </w:pPr>
    </w:p>
    <w:p w14:paraId="62818FEB" w14:textId="104A7F26" w:rsidR="00CD5A59" w:rsidRDefault="00CD5A59" w:rsidP="00CD5A59">
      <w:pPr>
        <w:spacing w:line="360" w:lineRule="auto"/>
        <w:rPr>
          <w:ins w:id="696" w:author="Joey Bernhardt" w:date="2016-01-15T10:04:00Z"/>
          <w:rFonts w:ascii="Times New Roman" w:hAnsi="Times New Roman" w:cs="Times New Roman"/>
          <w:b/>
        </w:rPr>
      </w:pPr>
      <w:ins w:id="697"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698" w:author="Joey Bernhardt" w:date="2016-01-15T10:04:00Z"/>
          <w:rFonts w:ascii="Times New Roman" w:hAnsi="Times New Roman" w:cs="Times New Roman"/>
          <w:b/>
        </w:rPr>
      </w:pPr>
      <w:ins w:id="699" w:author="Joey Bernhardt" w:date="2016-01-15T10:04:00Z">
        <w:r>
          <w:rPr>
            <w:rFonts w:ascii="Times New Roman" w:hAnsi="Times New Roman" w:cs="Times New Roman"/>
            <w:b/>
            <w:noProof/>
            <w:lang w:val="en-US"/>
            <w:rPrChange w:id="700" w:author="Unknown">
              <w:rPr>
                <w:noProof/>
                <w:lang w:val="en-US"/>
              </w:rPr>
            </w:rPrChange>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p>
    <w:p w14:paraId="0B035271" w14:textId="197E7F30" w:rsidR="00F51F44" w:rsidRDefault="00F51F44" w:rsidP="00CD5A59">
      <w:pPr>
        <w:spacing w:line="360" w:lineRule="auto"/>
        <w:rPr>
          <w:ins w:id="701" w:author="Joey Bernhardt" w:date="2016-01-05T13:05:00Z"/>
          <w:rFonts w:ascii="Times New Roman" w:hAnsi="Times New Roman" w:cs="Times New Roman"/>
          <w:b/>
        </w:rPr>
      </w:pPr>
      <w:ins w:id="702" w:author="Joey Bernhardt" w:date="2016-01-15T10:04:00Z">
        <w:r>
          <w:rPr>
            <w:rFonts w:ascii="Times New Roman" w:hAnsi="Times New Roman" w:cs="Times New Roman"/>
            <w:b/>
            <w:noProof/>
            <w:lang w:val="en-US"/>
            <w:rPrChange w:id="703" w:author="Unknown">
              <w:rPr>
                <w:noProof/>
                <w:lang w:val="en-US"/>
              </w:rPr>
            </w:rPrChange>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ins>
    </w:p>
    <w:p w14:paraId="1F7B2721" w14:textId="3AA16854" w:rsidR="00CD5A59" w:rsidRDefault="00CD5A59" w:rsidP="00CD5A59">
      <w:pPr>
        <w:spacing w:line="360" w:lineRule="auto"/>
        <w:rPr>
          <w:ins w:id="704" w:author="Joey Bernhardt" w:date="2016-01-12T12:22:00Z"/>
          <w:rFonts w:ascii="Times New Roman" w:hAnsi="Times New Roman" w:cs="Times New Roman"/>
          <w:b/>
        </w:rPr>
      </w:pPr>
      <w:ins w:id="705" w:author="Joey Bernhardt" w:date="2016-01-05T13:06:00Z">
        <w:r>
          <w:rPr>
            <w:rFonts w:ascii="Times New Roman" w:hAnsi="Times New Roman" w:cs="Times New Roman"/>
            <w:b/>
            <w:noProof/>
            <w:lang w:val="en-US"/>
            <w:rPrChange w:id="706" w:author="Unknown">
              <w:rPr>
                <w:noProof/>
                <w:lang w:val="en-US"/>
              </w:rPr>
            </w:rPrChange>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49B85BC" w:rsidR="00BD14F3" w:rsidRDefault="00BD14F3" w:rsidP="00CD5A59">
      <w:pPr>
        <w:spacing w:line="360" w:lineRule="auto"/>
        <w:rPr>
          <w:ins w:id="707" w:author="Joey Bernhardt" w:date="2016-01-05T13:05:00Z"/>
          <w:rFonts w:ascii="Times New Roman" w:hAnsi="Times New Roman" w:cs="Times New Roman"/>
          <w:b/>
        </w:rPr>
      </w:pPr>
    </w:p>
    <w:p w14:paraId="5298E106" w14:textId="77777777" w:rsidR="00CD5A59" w:rsidRDefault="00CD5A59" w:rsidP="00CD5A59">
      <w:pPr>
        <w:spacing w:line="360" w:lineRule="auto"/>
        <w:rPr>
          <w:ins w:id="708"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709" w:author="Joey Bernhardt" w:date="2016-01-05T13:05:00Z"/>
          <w:rFonts w:ascii="Times New Roman" w:hAnsi="Times New Roman" w:cs="Times New Roman"/>
          <w:b/>
        </w:rPr>
      </w:pPr>
      <w:ins w:id="710" w:author="Joey Bernhardt" w:date="2016-01-05T13:05:00Z">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711" w:author="Joey Bernhardt" w:date="2015-12-16T09:27:00Z"/>
          <w:rFonts w:ascii="Times New Roman" w:hAnsi="Times New Roman" w:cs="Times New Roman"/>
          <w:b/>
          <w:rPrChange w:id="712" w:author="Joey Bernhardt" w:date="2015-12-18T16:08:00Z">
            <w:rPr>
              <w:ins w:id="713" w:author="Joey Bernhardt" w:date="2015-12-16T09:27:00Z"/>
            </w:rPr>
          </w:rPrChange>
        </w:rPr>
        <w:pPrChange w:id="714" w:author="Joey Bernhardt" w:date="2015-12-19T09:08:00Z">
          <w:pPr/>
        </w:pPrChange>
      </w:pPr>
      <w:ins w:id="715" w:author="Joey Bernhardt" w:date="2015-12-22T10:45:00Z">
        <w:r>
          <w:rPr>
            <w:rFonts w:ascii="Times New Roman" w:hAnsi="Times New Roman" w:cs="Times New Roman"/>
            <w:b/>
            <w:noProof/>
            <w:lang w:val="en-US"/>
            <w:rPrChange w:id="716" w:author="Unknown">
              <w:rPr>
                <w:noProof/>
                <w:lang w:val="en-US"/>
              </w:rPr>
            </w:rPrChange>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717" w:author="Unknown">
              <w:rPr>
                <w:noProof/>
                <w:lang w:val="en-US"/>
              </w:rPr>
            </w:rPrChange>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718" w:author="Joey Bernhardt" w:date="2015-12-16T09:28:00Z"/>
          <w:rFonts w:ascii="Times New Roman" w:hAnsi="Times New Roman" w:cs="Times New Roman"/>
          <w:b/>
        </w:rPr>
        <w:pPrChange w:id="719" w:author="Joey Bernhardt" w:date="2015-12-22T10:52:00Z">
          <w:pPr/>
        </w:pPrChange>
      </w:pPr>
    </w:p>
    <w:p w14:paraId="7421D793" w14:textId="77777777" w:rsidR="00CD5A59" w:rsidRDefault="00CD5A59">
      <w:pPr>
        <w:spacing w:line="360" w:lineRule="auto"/>
        <w:rPr>
          <w:ins w:id="720" w:author="Joey Bernhardt" w:date="2016-01-05T13:06:00Z"/>
          <w:rFonts w:ascii="Times New Roman" w:hAnsi="Times New Roman" w:cs="Times New Roman"/>
          <w:b/>
        </w:rPr>
        <w:pPrChange w:id="721" w:author="Joey Bernhardt" w:date="2016-01-05T13:06:00Z">
          <w:pPr/>
        </w:pPrChange>
      </w:pPr>
      <w:proofErr w:type="spellStart"/>
      <w:ins w:id="722"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ins>
    </w:p>
    <w:p w14:paraId="29D2B17B" w14:textId="5158284C" w:rsidR="001420E8" w:rsidRPr="00CD5A59" w:rsidRDefault="001420E8">
      <w:pPr>
        <w:spacing w:line="360" w:lineRule="auto"/>
        <w:rPr>
          <w:ins w:id="723" w:author="Joey Bernhardt" w:date="2015-12-16T09:28:00Z"/>
          <w:rFonts w:ascii="Times New Roman" w:hAnsi="Times New Roman" w:cs="Times New Roman"/>
          <w:b/>
          <w:rPrChange w:id="724" w:author="Joey Bernhardt" w:date="2016-01-05T13:06:00Z">
            <w:rPr>
              <w:ins w:id="725" w:author="Joey Bernhardt" w:date="2015-12-16T09:28:00Z"/>
            </w:rPr>
          </w:rPrChange>
        </w:rPr>
        <w:pPrChange w:id="726" w:author="Joey Bernhardt" w:date="2016-01-05T13:06:00Z">
          <w:pPr/>
        </w:pPrChange>
      </w:pPr>
      <w:ins w:id="727" w:author="Joey Bernhardt" w:date="2015-12-16T09:28:00Z">
        <w:r w:rsidRPr="00CD5A59">
          <w:rPr>
            <w:rFonts w:ascii="Times New Roman" w:hAnsi="Times New Roman" w:cs="Times New Roman"/>
            <w:b/>
            <w:rPrChange w:id="728" w:author="Joey Bernhardt" w:date="2016-01-05T13:06:00Z">
              <w:rPr/>
            </w:rPrChange>
          </w:rPr>
          <w:t>map of sampling locations</w:t>
        </w:r>
      </w:ins>
    </w:p>
    <w:p w14:paraId="164CC47C" w14:textId="6DE42B95" w:rsidR="001420E8" w:rsidRPr="00DC1B3B" w:rsidRDefault="001420E8">
      <w:pPr>
        <w:pStyle w:val="ListParagraph"/>
        <w:spacing w:line="360" w:lineRule="auto"/>
        <w:rPr>
          <w:ins w:id="729" w:author="Joey Bernhardt" w:date="2015-12-16T09:29:00Z"/>
          <w:rFonts w:ascii="Times New Roman" w:hAnsi="Times New Roman" w:cs="Times New Roman"/>
          <w:b/>
        </w:rPr>
        <w:pPrChange w:id="730" w:author="Joey Bernhardt" w:date="2015-12-18T16:24:00Z">
          <w:pPr/>
        </w:pPrChange>
      </w:pPr>
    </w:p>
    <w:p w14:paraId="06D5AF05" w14:textId="217D3088" w:rsidR="001420E8" w:rsidRPr="00DC1B3B" w:rsidRDefault="001420E8">
      <w:pPr>
        <w:pStyle w:val="ListParagraph"/>
        <w:spacing w:line="360" w:lineRule="auto"/>
        <w:rPr>
          <w:ins w:id="731" w:author="Joey Bernhardt" w:date="2015-12-16T09:29:00Z"/>
          <w:rFonts w:ascii="Times New Roman" w:hAnsi="Times New Roman" w:cs="Times New Roman"/>
          <w:b/>
        </w:rPr>
        <w:pPrChange w:id="732" w:author="Joey Bernhardt" w:date="2015-12-18T16:24:00Z">
          <w:pPr/>
        </w:pPrChange>
      </w:pPr>
      <w:ins w:id="733"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734" w:author="Joey Bernhardt" w:date="2015-12-16T09:29:00Z"/>
          <w:rFonts w:ascii="Times New Roman" w:hAnsi="Times New Roman" w:cs="Times New Roman"/>
          <w:b/>
        </w:rPr>
        <w:pPrChange w:id="735" w:author="Joey Bernhardt" w:date="2015-12-18T16:24:00Z">
          <w:pPr/>
        </w:pPrChange>
      </w:pPr>
      <w:ins w:id="736"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737" w:author="Joey Bernhardt" w:date="2015-12-18T16:08:00Z">
            <w:rPr/>
          </w:rPrChange>
        </w:rPr>
        <w:pPrChange w:id="738"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3F7815" w:rsidRDefault="003F7815">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91" w:author="Joey Bernhardt" w:date="2016-01-19T10:27:00Z" w:initials="JB">
    <w:p w14:paraId="167975CE" w14:textId="4885069E" w:rsidR="003F7815" w:rsidRDefault="003F7815">
      <w:pPr>
        <w:pStyle w:val="CommentText"/>
      </w:pPr>
      <w:r>
        <w:rPr>
          <w:rStyle w:val="CommentReference"/>
        </w:rPr>
        <w:annotationRef/>
      </w:r>
      <w:r>
        <w:t xml:space="preserve">This hypothesis is a little weak. I’ll see if I can strengthen it. </w:t>
      </w:r>
    </w:p>
  </w:comment>
  <w:comment w:id="118" w:author="Joey Bernhardt" w:date="2015-12-18T16:06:00Z" w:initials="JB">
    <w:p w14:paraId="150AA229" w14:textId="77777777" w:rsidR="003F7815" w:rsidRDefault="003F7815"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3F7815" w:rsidRPr="006353BD" w:rsidRDefault="003F7815" w:rsidP="00DC1B3B">
      <w:pPr>
        <w:rPr>
          <w:rFonts w:ascii="Times New Roman" w:eastAsia="Times New Roman" w:hAnsi="Times New Roman" w:cs="Times New Roman"/>
          <w:b/>
        </w:rPr>
      </w:pPr>
    </w:p>
    <w:p w14:paraId="78AAB71E" w14:textId="77777777" w:rsidR="003F7815" w:rsidRDefault="003F7815"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3F7815" w:rsidRDefault="003F7815"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3F7815" w:rsidRDefault="003F7815"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3F7815" w:rsidRDefault="003F7815" w:rsidP="00DC1B3B"/>
    <w:p w14:paraId="01297062" w14:textId="2DC90D29" w:rsidR="003F7815" w:rsidRDefault="003F7815">
      <w:pPr>
        <w:pStyle w:val="CommentText"/>
      </w:pPr>
    </w:p>
  </w:comment>
  <w:comment w:id="151" w:author="Joey Bernhardt" w:date="2016-01-19T10:29:00Z" w:initials="JB">
    <w:p w14:paraId="77256D73" w14:textId="77777777" w:rsidR="003F7815" w:rsidRDefault="003F7815" w:rsidP="00BA5811">
      <w:pPr>
        <w:pStyle w:val="CommentText"/>
      </w:pPr>
      <w:r>
        <w:rPr>
          <w:rStyle w:val="CommentReference"/>
        </w:rPr>
        <w:annotationRef/>
      </w:r>
      <w:r>
        <w:t>Ok definitely need to fins a better way to phrase this.</w:t>
      </w:r>
    </w:p>
  </w:comment>
  <w:comment w:id="176" w:author="Joey Bernhardt" w:date="2015-12-09T13:50:00Z" w:initials="JB">
    <w:p w14:paraId="4AA4AB77" w14:textId="04FC9DC4" w:rsidR="003F7815" w:rsidRDefault="003F7815">
      <w:pPr>
        <w:pStyle w:val="CommentText"/>
      </w:pPr>
      <w:r>
        <w:rPr>
          <w:rStyle w:val="CommentReference"/>
        </w:rPr>
        <w:annotationRef/>
      </w:r>
      <w:r>
        <w:t>From older version of paper, not sure this is so relevant here.</w:t>
      </w:r>
    </w:p>
  </w:comment>
  <w:comment w:id="184" w:author="Mary O'Connor" w:date="2015-12-09T13:47:00Z" w:initials="">
    <w:p w14:paraId="6ABED765" w14:textId="77777777" w:rsidR="003F7815" w:rsidRDefault="003F7815"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8" w:author="Joey Bernhardt" w:date="2015-12-09T13:51:00Z" w:initials="JB">
    <w:p w14:paraId="52C4D5F6" w14:textId="3B4DEE5E" w:rsidR="003F7815" w:rsidRDefault="003F7815">
      <w:pPr>
        <w:pStyle w:val="CommentText"/>
      </w:pPr>
      <w:r>
        <w:rPr>
          <w:rStyle w:val="CommentReference"/>
        </w:rPr>
        <w:annotationRef/>
      </w:r>
      <w:r>
        <w:t>This isn’t quite true now with some of the new mollusk species</w:t>
      </w:r>
    </w:p>
  </w:comment>
  <w:comment w:id="196" w:author="Matthew Siegle" w:date="2015-12-09T13:47:00Z" w:initials="">
    <w:p w14:paraId="365A2997" w14:textId="77777777" w:rsidR="003F7815" w:rsidRDefault="003F7815" w:rsidP="00595F3D">
      <w:pPr>
        <w:pStyle w:val="normal0"/>
        <w:widowControl w:val="0"/>
        <w:spacing w:line="240" w:lineRule="auto"/>
      </w:pPr>
      <w:proofErr w:type="gramStart"/>
      <w:r>
        <w:t>brief</w:t>
      </w:r>
      <w:proofErr w:type="gramEnd"/>
      <w:r>
        <w:t xml:space="preserve"> description of this</w:t>
      </w:r>
    </w:p>
  </w:comment>
  <w:comment w:id="228" w:author="Joey Bernhardt" w:date="2015-12-09T13:52:00Z" w:initials="JB">
    <w:p w14:paraId="37BE6E9B" w14:textId="3E02FAF2" w:rsidR="003F7815" w:rsidRDefault="003F7815">
      <w:pPr>
        <w:pStyle w:val="CommentText"/>
      </w:pPr>
      <w:r>
        <w:rPr>
          <w:rStyle w:val="CommentReference"/>
        </w:rPr>
        <w:annotationRef/>
      </w:r>
      <w:proofErr w:type="gramStart"/>
      <w:r>
        <w:t>need</w:t>
      </w:r>
      <w:proofErr w:type="gramEnd"/>
      <w:r>
        <w:t xml:space="preserve"> to add in details on the multivariate stats.</w:t>
      </w:r>
    </w:p>
  </w:comment>
  <w:comment w:id="274" w:author="Mary O'Connor" w:date="2015-12-09T13:47:00Z" w:initials="">
    <w:p w14:paraId="3BFA4EE9" w14:textId="77777777" w:rsidR="003F7815" w:rsidRDefault="003F7815"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75" w:author="Joey Bernhardt" w:date="2015-12-09T13:47:00Z" w:initials="">
    <w:p w14:paraId="0CB21E4F" w14:textId="77777777" w:rsidR="003F7815" w:rsidRDefault="003F7815" w:rsidP="00595F3D">
      <w:pPr>
        <w:pStyle w:val="normal0"/>
        <w:widowControl w:val="0"/>
        <w:spacing w:line="240" w:lineRule="auto"/>
      </w:pPr>
      <w:proofErr w:type="gramStart"/>
      <w:r>
        <w:t>ok</w:t>
      </w:r>
      <w:proofErr w:type="gramEnd"/>
      <w:r>
        <w:t xml:space="preserve"> yes, will do</w:t>
      </w:r>
    </w:p>
  </w:comment>
  <w:comment w:id="508" w:author="Joey Bernhardt" w:date="2016-01-19T15:41:00Z" w:initials="JB">
    <w:p w14:paraId="6887427F" w14:textId="7F092885" w:rsidR="003F7815" w:rsidRDefault="003F7815">
      <w:pPr>
        <w:pStyle w:val="CommentText"/>
      </w:pPr>
      <w:r>
        <w:rPr>
          <w:rStyle w:val="CommentReference"/>
        </w:rPr>
        <w:annotationRef/>
      </w:r>
      <w:r>
        <w:t>Signposting the major results.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329A0"/>
    <w:rsid w:val="00037D28"/>
    <w:rsid w:val="000B0F80"/>
    <w:rsid w:val="000B6943"/>
    <w:rsid w:val="000D3CFC"/>
    <w:rsid w:val="000F0189"/>
    <w:rsid w:val="001149D6"/>
    <w:rsid w:val="00115ABA"/>
    <w:rsid w:val="0011774F"/>
    <w:rsid w:val="00130A90"/>
    <w:rsid w:val="00140FE4"/>
    <w:rsid w:val="001420E8"/>
    <w:rsid w:val="001875F2"/>
    <w:rsid w:val="001901BD"/>
    <w:rsid w:val="001B234C"/>
    <w:rsid w:val="001B4C44"/>
    <w:rsid w:val="001C551A"/>
    <w:rsid w:val="001C605F"/>
    <w:rsid w:val="001C67D3"/>
    <w:rsid w:val="001C71A2"/>
    <w:rsid w:val="001D3275"/>
    <w:rsid w:val="001F3FC5"/>
    <w:rsid w:val="00204062"/>
    <w:rsid w:val="0024109E"/>
    <w:rsid w:val="00246CFA"/>
    <w:rsid w:val="0026342E"/>
    <w:rsid w:val="002E2FBB"/>
    <w:rsid w:val="002F1900"/>
    <w:rsid w:val="002F535C"/>
    <w:rsid w:val="00313B44"/>
    <w:rsid w:val="003307D9"/>
    <w:rsid w:val="003400D1"/>
    <w:rsid w:val="00383684"/>
    <w:rsid w:val="00387237"/>
    <w:rsid w:val="00395826"/>
    <w:rsid w:val="00397AD7"/>
    <w:rsid w:val="003F13B2"/>
    <w:rsid w:val="003F24E2"/>
    <w:rsid w:val="003F7815"/>
    <w:rsid w:val="004174B2"/>
    <w:rsid w:val="00441F68"/>
    <w:rsid w:val="00442796"/>
    <w:rsid w:val="00445BB7"/>
    <w:rsid w:val="00460410"/>
    <w:rsid w:val="004973B8"/>
    <w:rsid w:val="004D0CC1"/>
    <w:rsid w:val="004E60E0"/>
    <w:rsid w:val="005118D6"/>
    <w:rsid w:val="005163B3"/>
    <w:rsid w:val="00550F29"/>
    <w:rsid w:val="00552346"/>
    <w:rsid w:val="0057210D"/>
    <w:rsid w:val="00595F3D"/>
    <w:rsid w:val="005C222B"/>
    <w:rsid w:val="005F1F1D"/>
    <w:rsid w:val="005F3207"/>
    <w:rsid w:val="006353BD"/>
    <w:rsid w:val="006478BF"/>
    <w:rsid w:val="00667B20"/>
    <w:rsid w:val="006745AE"/>
    <w:rsid w:val="00675478"/>
    <w:rsid w:val="00677761"/>
    <w:rsid w:val="00700CED"/>
    <w:rsid w:val="007135B0"/>
    <w:rsid w:val="007645A5"/>
    <w:rsid w:val="00767A41"/>
    <w:rsid w:val="007A4551"/>
    <w:rsid w:val="007A6867"/>
    <w:rsid w:val="007E4AFF"/>
    <w:rsid w:val="00802184"/>
    <w:rsid w:val="00825A32"/>
    <w:rsid w:val="00825FEB"/>
    <w:rsid w:val="0083335F"/>
    <w:rsid w:val="00843D4A"/>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3C48"/>
    <w:rsid w:val="00A24A1E"/>
    <w:rsid w:val="00A26FDF"/>
    <w:rsid w:val="00A463B7"/>
    <w:rsid w:val="00A543D7"/>
    <w:rsid w:val="00A91F6C"/>
    <w:rsid w:val="00A9503E"/>
    <w:rsid w:val="00B17699"/>
    <w:rsid w:val="00B3189C"/>
    <w:rsid w:val="00B34778"/>
    <w:rsid w:val="00B77B19"/>
    <w:rsid w:val="00BA5811"/>
    <w:rsid w:val="00BB72C7"/>
    <w:rsid w:val="00BD14F3"/>
    <w:rsid w:val="00BE6675"/>
    <w:rsid w:val="00BF46CB"/>
    <w:rsid w:val="00C1503E"/>
    <w:rsid w:val="00C3791E"/>
    <w:rsid w:val="00C52195"/>
    <w:rsid w:val="00C65A75"/>
    <w:rsid w:val="00C94ABF"/>
    <w:rsid w:val="00CD5A59"/>
    <w:rsid w:val="00CE10DE"/>
    <w:rsid w:val="00D0434B"/>
    <w:rsid w:val="00D067EE"/>
    <w:rsid w:val="00D349BD"/>
    <w:rsid w:val="00D42066"/>
    <w:rsid w:val="00D57615"/>
    <w:rsid w:val="00D81216"/>
    <w:rsid w:val="00D8506F"/>
    <w:rsid w:val="00D93982"/>
    <w:rsid w:val="00DA5BD0"/>
    <w:rsid w:val="00DB544C"/>
    <w:rsid w:val="00DC1B3B"/>
    <w:rsid w:val="00DF3C4B"/>
    <w:rsid w:val="00E00078"/>
    <w:rsid w:val="00E0744F"/>
    <w:rsid w:val="00E86BC1"/>
    <w:rsid w:val="00EA027F"/>
    <w:rsid w:val="00ED1029"/>
    <w:rsid w:val="00EE44E9"/>
    <w:rsid w:val="00EE6A99"/>
    <w:rsid w:val="00EF433B"/>
    <w:rsid w:val="00F40769"/>
    <w:rsid w:val="00F51F44"/>
    <w:rsid w:val="00F72AE5"/>
    <w:rsid w:val="00F76EBD"/>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TotalTime>
  <Pages>20</Pages>
  <Words>4551</Words>
  <Characters>25941</Characters>
  <Application>Microsoft Macintosh Word</Application>
  <DocSecurity>0</DocSecurity>
  <Lines>216</Lines>
  <Paragraphs>60</Paragraphs>
  <ScaleCrop>false</ScaleCrop>
  <Company/>
  <LinksUpToDate>false</LinksUpToDate>
  <CharactersWithSpaces>30432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45</cp:revision>
  <dcterms:created xsi:type="dcterms:W3CDTF">2015-12-16T17:23:00Z</dcterms:created>
  <dcterms:modified xsi:type="dcterms:W3CDTF">2016-01-20T18:04:00Z</dcterms:modified>
</cp:coreProperties>
</file>