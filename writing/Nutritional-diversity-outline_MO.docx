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bookmarkStart w:id="1" w:name="_GoBack"/>
      <w:commentRangeEnd w:id="0"/>
      <w:r w:rsidR="00A11176" w:rsidRPr="00767A41">
        <w:rPr>
          <w:rStyle w:val="CommentReference"/>
          <w:rFonts w:ascii="Times New Roman" w:eastAsia="Arial" w:hAnsi="Times New Roman" w:cs="Times New Roman"/>
          <w:b w:val="0"/>
          <w:sz w:val="24"/>
          <w:szCs w:val="24"/>
        </w:rPr>
        <w:commentReference w:id="0"/>
      </w:r>
      <w:bookmarkEnd w:id="1"/>
    </w:p>
    <w:p w14:paraId="1B598C3E" w14:textId="34CD8163"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D57615" w:rsidRPr="00DC1B3B">
        <w:rPr>
          <w:rFonts w:ascii="Times New Roman" w:hAnsi="Times New Roman" w:cs="Times New Roman"/>
        </w:rPr>
        <w:t>well 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2"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3" w:author="Joey Bernhardt" w:date="2015-12-15T08:00:00Z">
        <w:r w:rsidR="00996881" w:rsidRPr="00DC1B3B">
          <w:rPr>
            <w:rFonts w:ascii="Times New Roman" w:eastAsia="Times New Roman" w:hAnsi="Times New Roman" w:cs="Times New Roman"/>
          </w:rPr>
          <w:t xml:space="preserve">not </w:t>
        </w:r>
      </w:ins>
      <w:ins w:id="4" w:author="Joey Bernhardt" w:date="2015-12-15T07:54:00Z">
        <w:r w:rsidR="006745AE" w:rsidRPr="00DC1B3B">
          <w:rPr>
            <w:rFonts w:ascii="Times New Roman" w:eastAsia="Times New Roman" w:hAnsi="Times New Roman" w:cs="Times New Roman"/>
          </w:rPr>
          <w:t>directly related to</w:t>
        </w:r>
      </w:ins>
      <w:ins w:id="5"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6" w:author="Joey Bernhardt" w:date="2015-12-15T07:55:00Z">
        <w:r w:rsidR="006745AE" w:rsidRPr="00DC1B3B">
          <w:rPr>
            <w:rFonts w:ascii="Times New Roman" w:eastAsia="Times New Roman" w:hAnsi="Times New Roman" w:cs="Times New Roman"/>
          </w:rPr>
          <w:t>restricted</w:t>
        </w:r>
      </w:ins>
      <w:ins w:id="7" w:author="Joey Bernhardt" w:date="2015-12-15T07:51:00Z">
        <w:r w:rsidR="006745AE" w:rsidRPr="00DC1B3B">
          <w:rPr>
            <w:rFonts w:ascii="Times New Roman" w:eastAsia="Times New Roman" w:hAnsi="Times New Roman" w:cs="Times New Roman"/>
          </w:rPr>
          <w:t xml:space="preserve"> portions of muscle tissue (i.e. tuna fillets)</w:t>
        </w:r>
      </w:ins>
      <w:ins w:id="8" w:author="Joey Bernhardt" w:date="2015-12-15T08:02:00Z">
        <w:r w:rsidR="00996881" w:rsidRPr="00DC1B3B">
          <w:rPr>
            <w:rFonts w:ascii="Times New Roman" w:eastAsia="Times New Roman" w:hAnsi="Times New Roman" w:cs="Times New Roman"/>
          </w:rPr>
          <w:t>, and nutrients are not evenly distributed across all tissues</w:t>
        </w:r>
      </w:ins>
      <w:ins w:id="9" w:author="Joey Bernhardt" w:date="2015-12-15T07:51:00Z">
        <w:r w:rsidR="006745AE" w:rsidRPr="00DC1B3B">
          <w:rPr>
            <w:rFonts w:ascii="Times New Roman" w:eastAsia="Times New Roman" w:hAnsi="Times New Roman" w:cs="Times New Roman"/>
          </w:rPr>
          <w:t xml:space="preserve">. </w:t>
        </w:r>
      </w:ins>
      <w:ins w:id="10"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1"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2"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3"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4"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5"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6"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7"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ecological </w:t>
      </w:r>
      <w:r w:rsidR="004174B2" w:rsidRPr="00DC1B3B">
        <w:rPr>
          <w:rFonts w:ascii="Times New Roman" w:eastAsia="Times New Roman" w:hAnsi="Times New Roman" w:cs="Times New Roman"/>
        </w:rPr>
        <w:t>structure</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18"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19"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0"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1"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2"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3"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4"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5" w:author="Joey Bernhardt" w:date="2015-12-18T15:24:00Z">
        <w:r w:rsidR="00445BB7" w:rsidRPr="00DC1B3B">
          <w:rPr>
            <w:rFonts w:ascii="Times New Roman" w:eastAsia="Times New Roman" w:hAnsi="Times New Roman" w:cs="Times New Roman"/>
            <w:sz w:val="24"/>
            <w:szCs w:val="24"/>
          </w:rPr>
          <w:t xml:space="preserve">value </w:t>
        </w:r>
      </w:ins>
      <w:del w:id="26"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27" w:author="Joey Bernhardt" w:date="2015-12-18T15:24:00Z">
        <w:r w:rsidRPr="00DC1B3B" w:rsidDel="00445BB7">
          <w:rPr>
            <w:rFonts w:ascii="Times New Roman" w:eastAsia="Times New Roman" w:hAnsi="Times New Roman" w:cs="Times New Roman"/>
            <w:sz w:val="24"/>
            <w:szCs w:val="24"/>
          </w:rPr>
          <w:delText>more important</w:delText>
        </w:r>
      </w:del>
      <w:ins w:id="28"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29"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0"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1" w:author="Joey Bernhardt" w:date="2015-12-15T08:14:00Z"/>
          <w:rFonts w:ascii="Times New Roman" w:eastAsia="Times New Roman" w:hAnsi="Times New Roman" w:cs="Times New Roman"/>
          <w:rPrChange w:id="32" w:author="Joey Bernhardt" w:date="2015-12-18T16:08:00Z">
            <w:rPr>
              <w:ins w:id="33" w:author="Joey Bernhardt" w:date="2015-12-15T08:14:00Z"/>
              <w:rFonts w:eastAsia="Times New Roman"/>
            </w:rPr>
          </w:rPrChange>
        </w:rPr>
        <w:pPrChange w:id="34" w:author="Joey Bernhardt" w:date="2015-12-18T16:24:00Z">
          <w:pPr/>
        </w:pPrChange>
      </w:pPr>
      <w:r w:rsidRPr="00DC1B3B">
        <w:rPr>
          <w:rFonts w:ascii="Times New Roman" w:eastAsia="Times New Roman" w:hAnsi="Times New Roman" w:cs="Times New Roman"/>
          <w:lang w:val="en-US"/>
        </w:rPr>
        <w:t>The ecology of food security</w:t>
      </w:r>
      <w:ins w:id="35"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6"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37"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38"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39"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0" w:author="Joey Bernhardt" w:date="2015-12-15T08:14:00Z"/>
          <w:rFonts w:ascii="Times New Roman" w:eastAsia="Times New Roman" w:hAnsi="Times New Roman" w:cs="Times New Roman"/>
          <w:rPrChange w:id="41" w:author="Joey Bernhardt" w:date="2015-12-18T16:08:00Z">
            <w:rPr>
              <w:ins w:id="42" w:author="Joey Bernhardt" w:date="2015-12-15T08:14:00Z"/>
              <w:rFonts w:eastAsia="Times New Roman"/>
            </w:rPr>
          </w:rPrChange>
        </w:rPr>
        <w:pPrChange w:id="43" w:author="Joey Bernhardt" w:date="2015-12-18T16:24:00Z">
          <w:pPr/>
        </w:pPrChange>
      </w:pPr>
    </w:p>
    <w:p w14:paraId="38382586" w14:textId="6FB50DE6" w:rsidR="00EE44E9" w:rsidRPr="00DC1B3B" w:rsidRDefault="00EE44E9">
      <w:pPr>
        <w:spacing w:line="360" w:lineRule="auto"/>
        <w:rPr>
          <w:ins w:id="44" w:author="Joey Bernhardt" w:date="2015-12-15T08:15:00Z"/>
          <w:rFonts w:ascii="Times New Roman" w:eastAsia="Times New Roman" w:hAnsi="Times New Roman" w:cs="Times New Roman"/>
          <w:rPrChange w:id="45" w:author="Joey Bernhardt" w:date="2015-12-18T16:08:00Z">
            <w:rPr>
              <w:ins w:id="46" w:author="Joey Bernhardt" w:date="2015-12-15T08:15:00Z"/>
              <w:rFonts w:eastAsia="Times New Roman"/>
            </w:rPr>
          </w:rPrChange>
        </w:rPr>
        <w:pPrChange w:id="47" w:author="Joey Bernhardt" w:date="2015-12-18T16:24:00Z">
          <w:pPr/>
        </w:pPrChange>
      </w:pPr>
      <w:r w:rsidRPr="00DC1B3B">
        <w:rPr>
          <w:rFonts w:ascii="Times New Roman" w:eastAsia="Times New Roman" w:hAnsi="Times New Roman" w:cs="Times New Roman"/>
          <w:rPrChange w:id="48"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49" w:author="Joey Bernhardt" w:date="2015-12-18T16:08:00Z">
            <w:rPr>
              <w:rFonts w:eastAsia="Times New Roman"/>
            </w:rPr>
          </w:rPrChange>
        </w:rPr>
        <w:t>pollock</w:t>
      </w:r>
      <w:proofErr w:type="spellEnd"/>
      <w:r w:rsidRPr="00DC1B3B">
        <w:rPr>
          <w:rFonts w:ascii="Times New Roman" w:eastAsia="Times New Roman" w:hAnsi="Times New Roman" w:cs="Times New Roman"/>
          <w:rPrChange w:id="50"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1" w:author="Joey Bernhardt" w:date="2015-12-18T16:08:00Z">
            <w:rPr>
              <w:rFonts w:eastAsia="Times New Roman"/>
            </w:rPr>
          </w:rPrChange>
        </w:rPr>
        <w:t>Hyuhn</w:t>
      </w:r>
      <w:proofErr w:type="spellEnd"/>
      <w:r w:rsidRPr="00DC1B3B">
        <w:rPr>
          <w:rFonts w:ascii="Times New Roman" w:eastAsia="Times New Roman" w:hAnsi="Times New Roman" w:cs="Times New Roman"/>
          <w:rPrChange w:id="52"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3" w:author="Joey Bernhardt" w:date="2015-12-18T15:25:00Z">
        <w:r w:rsidR="00445BB7" w:rsidRPr="00DC1B3B">
          <w:rPr>
            <w:rFonts w:ascii="Times New Roman" w:eastAsia="Times New Roman" w:hAnsi="Times New Roman" w:cs="Times New Roman"/>
            <w:rPrChange w:id="54" w:author="Joey Bernhardt" w:date="2015-12-18T16:08:00Z">
              <w:rPr>
                <w:rFonts w:eastAsia="Times New Roman"/>
              </w:rPr>
            </w:rPrChange>
          </w:rPr>
          <w:t>may be</w:t>
        </w:r>
      </w:ins>
      <w:r w:rsidRPr="00DC1B3B">
        <w:rPr>
          <w:rFonts w:ascii="Times New Roman" w:eastAsia="Times New Roman" w:hAnsi="Times New Roman" w:cs="Times New Roman"/>
          <w:rPrChange w:id="55"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6" w:author="Joey Bernhardt" w:date="2015-12-18T16:08:00Z">
            <w:rPr>
              <w:rFonts w:eastAsia="Times New Roman"/>
            </w:rPr>
          </w:rPrChange>
        </w:rPr>
        <w:t>pollock</w:t>
      </w:r>
      <w:proofErr w:type="spellEnd"/>
      <w:r w:rsidRPr="00DC1B3B">
        <w:rPr>
          <w:rFonts w:ascii="Times New Roman" w:eastAsia="Times New Roman" w:hAnsi="Times New Roman" w:cs="Times New Roman"/>
          <w:rPrChange w:id="57"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58" w:author="Joey Bernhardt" w:date="2015-12-15T08:15:00Z"/>
          <w:rFonts w:ascii="Times New Roman" w:eastAsia="Times New Roman" w:hAnsi="Times New Roman" w:cs="Times New Roman"/>
          <w:rPrChange w:id="59" w:author="Joey Bernhardt" w:date="2015-12-18T16:08:00Z">
            <w:rPr>
              <w:ins w:id="60" w:author="Joey Bernhardt" w:date="2015-12-15T08:15:00Z"/>
              <w:rFonts w:eastAsia="Times New Roman"/>
            </w:rPr>
          </w:rPrChange>
        </w:rPr>
        <w:pPrChange w:id="61" w:author="Joey Bernhardt" w:date="2015-12-18T16:24:00Z">
          <w:pPr/>
        </w:pPrChange>
      </w:pPr>
    </w:p>
    <w:p w14:paraId="52BEC3C4" w14:textId="0316214E" w:rsidR="00BB72C7" w:rsidRPr="00DC1B3B" w:rsidRDefault="00445BB7">
      <w:pPr>
        <w:spacing w:line="360" w:lineRule="auto"/>
        <w:rPr>
          <w:ins w:id="62" w:author="Joey Bernhardt" w:date="2015-12-15T08:19:00Z"/>
          <w:rFonts w:ascii="Times New Roman" w:eastAsia="Times New Roman" w:hAnsi="Times New Roman" w:cs="Times New Roman"/>
          <w:lang w:val="en-US"/>
        </w:rPr>
        <w:pPrChange w:id="63" w:author="Joey Bernhardt" w:date="2015-12-18T16:24:00Z">
          <w:pPr/>
        </w:pPrChange>
      </w:pPr>
      <w:ins w:id="64"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5" w:author="Joey Bernhardt" w:date="2015-12-18T15:30:00Z">
        <w:r w:rsidR="007135B0" w:rsidRPr="00DC1B3B">
          <w:rPr>
            <w:rFonts w:ascii="Times New Roman" w:eastAsia="Times New Roman" w:hAnsi="Times New Roman" w:cs="Times New Roman"/>
          </w:rPr>
          <w:t>well-established</w:t>
        </w:r>
      </w:ins>
      <w:ins w:id="66"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67"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68" w:author="Joey Bernhardt" w:date="2015-12-18T15:26:00Z">
        <w:r w:rsidR="007135B0" w:rsidRPr="00DC1B3B">
          <w:rPr>
            <w:rFonts w:ascii="Times New Roman" w:eastAsia="Times New Roman" w:hAnsi="Times New Roman" w:cs="Times New Roman"/>
          </w:rPr>
          <w:t xml:space="preserve">to </w:t>
        </w:r>
      </w:ins>
      <w:ins w:id="69" w:author="Joey Bernhardt" w:date="2015-12-18T15:31:00Z">
        <w:r w:rsidR="007135B0" w:rsidRPr="00DC1B3B">
          <w:rPr>
            <w:rFonts w:ascii="Times New Roman" w:eastAsia="Times New Roman" w:hAnsi="Times New Roman" w:cs="Times New Roman"/>
          </w:rPr>
          <w:t xml:space="preserve">explicitly </w:t>
        </w:r>
      </w:ins>
      <w:ins w:id="70" w:author="Joey Bernhardt" w:date="2015-12-18T15:26:00Z">
        <w:r w:rsidR="007135B0" w:rsidRPr="00DC1B3B">
          <w:rPr>
            <w:rFonts w:ascii="Times New Roman" w:eastAsia="Times New Roman" w:hAnsi="Times New Roman" w:cs="Times New Roman"/>
          </w:rPr>
          <w:t>characterize the relationship between aquatic species</w:t>
        </w:r>
      </w:ins>
      <w:ins w:id="71" w:author="Joey Bernhardt" w:date="2015-12-18T15:29:00Z">
        <w:r w:rsidR="007135B0" w:rsidRPr="00DC1B3B">
          <w:rPr>
            <w:rFonts w:ascii="Times New Roman" w:eastAsia="Times New Roman" w:hAnsi="Times New Roman" w:cs="Times New Roman"/>
          </w:rPr>
          <w:t xml:space="preserve">’ </w:t>
        </w:r>
      </w:ins>
      <w:ins w:id="72" w:author="Joey Bernhardt" w:date="2015-12-18T15:31:00Z">
        <w:r w:rsidR="007135B0" w:rsidRPr="00DC1B3B">
          <w:rPr>
            <w:rFonts w:ascii="Times New Roman" w:eastAsia="Times New Roman" w:hAnsi="Times New Roman" w:cs="Times New Roman"/>
          </w:rPr>
          <w:t xml:space="preserve">ecological </w:t>
        </w:r>
      </w:ins>
      <w:ins w:id="73" w:author="Joey Bernhardt" w:date="2015-12-18T15:29:00Z">
        <w:r w:rsidR="007135B0" w:rsidRPr="00DC1B3B">
          <w:rPr>
            <w:rFonts w:ascii="Times New Roman" w:eastAsia="Times New Roman" w:hAnsi="Times New Roman" w:cs="Times New Roman"/>
          </w:rPr>
          <w:t xml:space="preserve">traits </w:t>
        </w:r>
      </w:ins>
      <w:ins w:id="74" w:author="Joey Bernhardt" w:date="2015-12-18T16:25:00Z">
        <w:r w:rsidR="00A24A1E">
          <w:rPr>
            <w:rFonts w:ascii="Times New Roman" w:eastAsia="Times New Roman" w:hAnsi="Times New Roman" w:cs="Times New Roman"/>
          </w:rPr>
          <w:t xml:space="preserve">such as body size </w:t>
        </w:r>
      </w:ins>
      <w:ins w:id="75" w:author="Joey Bernhardt" w:date="2015-12-18T15:29:00Z">
        <w:r w:rsidR="007135B0" w:rsidRPr="00DC1B3B">
          <w:rPr>
            <w:rFonts w:ascii="Times New Roman" w:eastAsia="Times New Roman" w:hAnsi="Times New Roman" w:cs="Times New Roman"/>
          </w:rPr>
          <w:t>and their nutritional value</w:t>
        </w:r>
      </w:ins>
      <w:ins w:id="76"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77"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78"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79"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0"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1"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2" w:author="Joey Bernhardt" w:date="2015-12-18T15:43:00Z">
        <w:r w:rsidR="001B234C" w:rsidRPr="00DC1B3B">
          <w:rPr>
            <w:rFonts w:ascii="Times New Roman" w:eastAsia="Times New Roman" w:hAnsi="Times New Roman" w:cs="Times New Roman"/>
            <w:sz w:val="24"/>
            <w:szCs w:val="24"/>
          </w:rPr>
          <w:t xml:space="preserve"> (table 1)</w:t>
        </w:r>
      </w:ins>
      <w:del w:id="83" w:author="Joey Bernhardt" w:date="2015-12-18T15:41:00Z">
        <w:r w:rsidRPr="00DC1B3B" w:rsidDel="001B234C">
          <w:rPr>
            <w:rFonts w:ascii="Times New Roman" w:eastAsia="Times New Roman" w:hAnsi="Times New Roman" w:cs="Times New Roman"/>
            <w:sz w:val="24"/>
            <w:szCs w:val="24"/>
            <w:rPrChange w:id="84"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5"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6"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87"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88"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89"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0" w:author="Joey Bernhardt" w:date="2015-12-18T15:48:00Z"/>
          <w:rFonts w:ascii="Times New Roman" w:eastAsia="Times New Roman" w:hAnsi="Times New Roman" w:cs="Times New Roman"/>
          <w:sz w:val="24"/>
          <w:szCs w:val="24"/>
        </w:rPr>
      </w:pPr>
      <w:ins w:id="91"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2"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3" w:author="Joey Bernhardt" w:date="2015-12-18T15:47:00Z">
        <w:r w:rsidRPr="00DC1B3B">
          <w:rPr>
            <w:rFonts w:ascii="Times New Roman" w:eastAsia="Times New Roman" w:hAnsi="Times New Roman" w:cs="Times New Roman"/>
          </w:rPr>
          <w:t xml:space="preserve">typically consume a much broader range of body tissues </w:t>
        </w:r>
      </w:ins>
      <w:ins w:id="94" w:author="Joey Bernhardt" w:date="2015-12-18T15:44:00Z">
        <w:r w:rsidRPr="00DC1B3B">
          <w:rPr>
            <w:rFonts w:ascii="Times New Roman" w:eastAsia="Times New Roman" w:hAnsi="Times New Roman" w:cs="Times New Roman"/>
          </w:rPr>
          <w:t>in crustacean taxa such as shrimps</w:t>
        </w:r>
      </w:ins>
      <w:ins w:id="95" w:author="Joey Bernhardt" w:date="2015-12-18T15:47:00Z">
        <w:r w:rsidRPr="00DC1B3B">
          <w:rPr>
            <w:rFonts w:ascii="Times New Roman" w:eastAsia="Times New Roman" w:hAnsi="Times New Roman" w:cs="Times New Roman"/>
          </w:rPr>
          <w:t xml:space="preserve"> (i.e. whole body) and crabs (</w:t>
        </w:r>
      </w:ins>
      <w:ins w:id="96" w:author="Joey Bernhardt" w:date="2015-12-18T15:49:00Z">
        <w:r w:rsidR="00F94CCE" w:rsidRPr="00DC1B3B">
          <w:rPr>
            <w:rFonts w:ascii="Times New Roman" w:eastAsia="Times New Roman" w:hAnsi="Times New Roman" w:cs="Times New Roman"/>
          </w:rPr>
          <w:t>muscle</w:t>
        </w:r>
      </w:ins>
      <w:ins w:id="97"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98" w:author="Joey Bernhardt" w:date="2015-12-18T15:48:00Z">
        <w:r w:rsidR="003307D9" w:rsidRPr="00DC1B3B" w:rsidDel="001B234C">
          <w:rPr>
            <w:rFonts w:ascii="Times New Roman" w:eastAsia="Times New Roman" w:hAnsi="Times New Roman" w:cs="Times New Roman"/>
            <w:u w:val="single"/>
            <w:rPrChange w:id="99"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0"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1"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2" w:author="Joey Bernhardt" w:date="2015-12-18T15:48:00Z">
        <w:r w:rsidR="00F94CCE" w:rsidRPr="00DC1B3B">
          <w:rPr>
            <w:rFonts w:ascii="Times New Roman" w:eastAsia="Times New Roman" w:hAnsi="Times New Roman" w:cs="Times New Roman"/>
            <w:sz w:val="24"/>
            <w:szCs w:val="24"/>
          </w:rPr>
          <w:t xml:space="preserve"> </w:t>
        </w:r>
      </w:ins>
      <w:del w:id="103"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4"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5" w:author="Joey Bernhardt" w:date="2015-12-18T15:49:00Z"/>
          <w:rFonts w:ascii="Times New Roman" w:hAnsi="Times New Roman" w:cs="Times New Roman"/>
          <w:rPrChange w:id="106" w:author="Joey Bernhardt" w:date="2015-12-18T16:08:00Z">
            <w:rPr>
              <w:ins w:id="107" w:author="Joey Bernhardt" w:date="2015-12-18T15:49:00Z"/>
            </w:rPr>
          </w:rPrChange>
        </w:rPr>
        <w:pPrChange w:id="108" w:author="Joey Bernhardt" w:date="2015-12-18T16:24:00Z">
          <w:pPr/>
        </w:pPrChange>
      </w:pPr>
    </w:p>
    <w:p w14:paraId="527C3A96" w14:textId="0F0BCFDC" w:rsidR="00EE44E9" w:rsidRPr="00A24A1E" w:rsidDel="00A24A1E" w:rsidRDefault="00F94CCE">
      <w:pPr>
        <w:spacing w:line="360" w:lineRule="auto"/>
        <w:rPr>
          <w:del w:id="109" w:author="Joey Bernhardt" w:date="2015-12-18T16:22:00Z"/>
          <w:rFonts w:ascii="Times New Roman" w:eastAsia="Times New Roman" w:hAnsi="Times New Roman" w:cs="Times New Roman"/>
          <w:rPrChange w:id="110" w:author="Joey Bernhardt" w:date="2015-12-18T16:22:00Z">
            <w:rPr>
              <w:del w:id="111" w:author="Joey Bernhardt" w:date="2015-12-18T16:22:00Z"/>
              <w:rFonts w:ascii="Times New Roman" w:eastAsia="Times New Roman" w:hAnsi="Times New Roman" w:cs="Times New Roman"/>
              <w:b/>
            </w:rPr>
          </w:rPrChange>
        </w:rPr>
        <w:pPrChange w:id="112" w:author="Joey Bernhardt" w:date="2015-12-18T16:24:00Z">
          <w:pPr/>
        </w:pPrChange>
      </w:pPr>
      <w:commentRangeStart w:id="113"/>
      <w:ins w:id="114" w:author="Joey Bernhardt" w:date="2015-12-15T08:07:00Z">
        <w:r w:rsidRPr="00DC1B3B">
          <w:rPr>
            <w:rFonts w:ascii="Times New Roman" w:hAnsi="Times New Roman" w:cs="Times New Roman"/>
            <w:rPrChange w:id="115" w:author="Joey Bernhardt" w:date="2015-12-18T16:08:00Z">
              <w:rPr/>
            </w:rPrChange>
          </w:rPr>
          <w:t>Here</w:t>
        </w:r>
      </w:ins>
      <w:commentRangeEnd w:id="113"/>
      <w:ins w:id="116"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3"/>
        </w:r>
      </w:ins>
      <w:ins w:id="117"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18" w:author="Joey Bernhardt" w:date="2015-12-18T15:54:00Z">
        <w:r w:rsidRPr="005118D6">
          <w:rPr>
            <w:rFonts w:ascii="Times New Roman" w:hAnsi="Times New Roman" w:cs="Times New Roman"/>
          </w:rPr>
          <w:t>for the edible portions of 430 aquatic</w:t>
        </w:r>
      </w:ins>
      <w:ins w:id="119" w:author="Joey Bernhardt" w:date="2015-12-18T16:00:00Z">
        <w:r w:rsidR="00DC1B3B" w:rsidRPr="005118D6">
          <w:rPr>
            <w:rFonts w:ascii="Times New Roman" w:hAnsi="Times New Roman" w:cs="Times New Roman"/>
          </w:rPr>
          <w:t xml:space="preserve"> species </w:t>
        </w:r>
      </w:ins>
      <w:ins w:id="120" w:author="Joey Bernhardt" w:date="2015-12-18T15:54:00Z">
        <w:r w:rsidRPr="005118D6">
          <w:rPr>
            <w:rFonts w:ascii="Times New Roman" w:hAnsi="Times New Roman" w:cs="Times New Roman"/>
          </w:rPr>
          <w:t>from all major ocean</w:t>
        </w:r>
      </w:ins>
      <w:ins w:id="121" w:author="Joey Bernhardt" w:date="2015-12-18T16:03:00Z">
        <w:r w:rsidR="00DC1B3B" w:rsidRPr="005118D6">
          <w:rPr>
            <w:rFonts w:ascii="Times New Roman" w:hAnsi="Times New Roman" w:cs="Times New Roman"/>
          </w:rPr>
          <w:t>ic</w:t>
        </w:r>
      </w:ins>
      <w:ins w:id="122" w:author="Joey Bernhardt" w:date="2015-12-18T15:54:00Z">
        <w:r w:rsidRPr="005118D6">
          <w:rPr>
            <w:rFonts w:ascii="Times New Roman" w:hAnsi="Times New Roman" w:cs="Times New Roman"/>
          </w:rPr>
          <w:t xml:space="preserve"> and freshwater ecoregions (Fig X)</w:t>
        </w:r>
      </w:ins>
      <w:ins w:id="123" w:author="Joey Bernhardt" w:date="2015-12-18T15:55:00Z">
        <w:r w:rsidRPr="005118D6">
          <w:rPr>
            <w:rFonts w:ascii="Times New Roman" w:hAnsi="Times New Roman" w:cs="Times New Roman"/>
          </w:rPr>
          <w:t xml:space="preserve">. </w:t>
        </w:r>
      </w:ins>
      <w:ins w:id="124" w:author="Joey Bernhardt" w:date="2015-12-18T16:01:00Z">
        <w:r w:rsidR="00DC1B3B" w:rsidRPr="005118D6">
          <w:rPr>
            <w:rFonts w:ascii="Times New Roman" w:hAnsi="Times New Roman" w:cs="Times New Roman"/>
          </w:rPr>
          <w:t xml:space="preserve">For each of these species, we also collected ecological trait data </w:t>
        </w:r>
      </w:ins>
      <w:ins w:id="125"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6" w:author="Joey Bernhardt" w:date="2015-12-18T15:55:00Z">
        <w:r w:rsidRPr="005118D6">
          <w:rPr>
            <w:rFonts w:ascii="Times New Roman" w:hAnsi="Times New Roman" w:cs="Times New Roman"/>
            <w:b/>
          </w:rPr>
          <w:t xml:space="preserve">We </w:t>
        </w:r>
      </w:ins>
      <w:ins w:id="127"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28" w:author="Joey Bernhardt" w:date="2015-12-18T16:04:00Z">
        <w:r w:rsidR="00DC1B3B" w:rsidRPr="005118D6">
          <w:rPr>
            <w:rFonts w:ascii="Times New Roman" w:hAnsi="Times New Roman" w:cs="Times New Roman"/>
            <w:b/>
          </w:rPr>
          <w:t xml:space="preserve">(1) </w:t>
        </w:r>
      </w:ins>
      <w:ins w:id="129"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0" w:author="Joey Bernhardt" w:date="2015-12-18T16:04:00Z">
        <w:r w:rsidR="00DC1B3B" w:rsidRPr="005118D6">
          <w:rPr>
            <w:rFonts w:ascii="Times New Roman" w:hAnsi="Times New Roman" w:cs="Times New Roman"/>
            <w:b/>
          </w:rPr>
          <w:t xml:space="preserve">ecological traits </w:t>
        </w:r>
      </w:ins>
      <w:ins w:id="131" w:author="Joey Bernhardt" w:date="2015-12-15T08:07:00Z">
        <w:r w:rsidR="00996881" w:rsidRPr="005118D6">
          <w:rPr>
            <w:rFonts w:ascii="Times New Roman" w:hAnsi="Times New Roman" w:cs="Times New Roman"/>
            <w:b/>
          </w:rPr>
          <w:t>are related to variation in nutritional profile from the perspective of a human diet</w:t>
        </w:r>
      </w:ins>
      <w:ins w:id="132" w:author="Joey Bernhardt" w:date="2015-12-18T16:05:00Z">
        <w:r w:rsidR="00DC1B3B" w:rsidRPr="005118D6">
          <w:rPr>
            <w:rFonts w:ascii="Times New Roman" w:hAnsi="Times New Roman" w:cs="Times New Roman"/>
            <w:b/>
          </w:rPr>
          <w:t xml:space="preserve"> and (3) assess the contribution of species diversity </w:t>
        </w:r>
      </w:ins>
      <w:ins w:id="133" w:author="Joey Bernhardt" w:date="2015-12-18T16:09:00Z">
        <w:r w:rsidR="00130A90">
          <w:rPr>
            <w:rFonts w:ascii="Times New Roman" w:hAnsi="Times New Roman" w:cs="Times New Roman"/>
            <w:b/>
          </w:rPr>
          <w:t xml:space="preserve">to the nutritional benefits of </w:t>
        </w:r>
      </w:ins>
      <w:ins w:id="134" w:author="Joey Bernhardt" w:date="2015-12-18T16:10:00Z">
        <w:r w:rsidR="00130A90">
          <w:rPr>
            <w:rFonts w:ascii="Times New Roman" w:hAnsi="Times New Roman" w:cs="Times New Roman"/>
            <w:b/>
          </w:rPr>
          <w:t xml:space="preserve">a </w:t>
        </w:r>
      </w:ins>
      <w:ins w:id="135" w:author="Joey Bernhardt" w:date="2015-12-18T16:09:00Z">
        <w:r w:rsidR="00130A90">
          <w:rPr>
            <w:rFonts w:ascii="Times New Roman" w:hAnsi="Times New Roman" w:cs="Times New Roman"/>
            <w:b/>
          </w:rPr>
          <w:t>human diet that includes multiple seafood species</w:t>
        </w:r>
      </w:ins>
      <w:ins w:id="136" w:author="Joey Bernhardt" w:date="2015-12-18T16:05:00Z">
        <w:r w:rsidR="00DC1B3B" w:rsidRPr="00DC1B3B">
          <w:rPr>
            <w:rFonts w:ascii="Times New Roman" w:hAnsi="Times New Roman" w:cs="Times New Roman"/>
            <w:b/>
          </w:rPr>
          <w:t>.</w:t>
        </w:r>
      </w:ins>
      <w:ins w:id="137" w:author="Joey Bernhardt" w:date="2015-12-15T08:07:00Z">
        <w:r w:rsidR="00996881" w:rsidRPr="00DC1B3B">
          <w:rPr>
            <w:rFonts w:ascii="Times New Roman" w:hAnsi="Times New Roman" w:cs="Times New Roman"/>
            <w:b/>
            <w:rPrChange w:id="138" w:author="Joey Bernhardt" w:date="2015-12-18T16:08:00Z">
              <w:rPr/>
            </w:rPrChange>
          </w:rPr>
          <w:t xml:space="preserve"> </w:t>
        </w:r>
      </w:ins>
      <w:ins w:id="139" w:author="Joey Bernhardt" w:date="2015-12-18T16:13:00Z">
        <w:r w:rsidR="009A2EDD">
          <w:rPr>
            <w:rFonts w:ascii="Times New Roman" w:hAnsi="Times New Roman" w:cs="Times New Roman"/>
            <w:b/>
          </w:rPr>
          <w:t xml:space="preserve"> </w:t>
        </w:r>
      </w:ins>
      <w:commentRangeStart w:id="140"/>
      <w:ins w:id="141" w:author="Joey Bernhardt" w:date="2015-12-18T16:19:00Z">
        <w:r w:rsidR="00A24A1E">
          <w:rPr>
            <w:rFonts w:ascii="Times New Roman" w:eastAsia="Times New Roman" w:hAnsi="Times New Roman" w:cs="Times New Roman"/>
          </w:rPr>
          <w:t>We</w:t>
        </w:r>
      </w:ins>
      <w:ins w:id="142" w:author="Joey Bernhardt" w:date="2015-12-18T16:14:00Z">
        <w:r w:rsidR="009A2EDD">
          <w:rPr>
            <w:rFonts w:ascii="Times New Roman" w:hAnsi="Times New Roman" w:cs="Times New Roman"/>
          </w:rPr>
          <w:t xml:space="preserve"> assessed the nutritional benefits provided by </w:t>
        </w:r>
      </w:ins>
      <w:ins w:id="143" w:author="Joey Bernhardt" w:date="2015-12-18T16:15:00Z">
        <w:r w:rsidR="009A2EDD">
          <w:rPr>
            <w:rFonts w:ascii="Times New Roman" w:hAnsi="Times New Roman" w:cs="Times New Roman"/>
          </w:rPr>
          <w:t>a seafood assemblage as the number of</w:t>
        </w:r>
      </w:ins>
      <w:ins w:id="144" w:author="Joey Bernhardt" w:date="2015-12-18T16:16:00Z">
        <w:r w:rsidR="009A2EDD">
          <w:rPr>
            <w:rFonts w:ascii="Times New Roman" w:hAnsi="Times New Roman" w:cs="Times New Roman"/>
          </w:rPr>
          <w:t xml:space="preserve"> distinct micronutrient</w:t>
        </w:r>
      </w:ins>
      <w:ins w:id="145" w:author="Joey Bernhardt" w:date="2015-12-18T16:15:00Z">
        <w:r w:rsidR="009A2EDD">
          <w:rPr>
            <w:rFonts w:ascii="Times New Roman" w:hAnsi="Times New Roman" w:cs="Times New Roman"/>
          </w:rPr>
          <w:t xml:space="preserve"> </w:t>
        </w:r>
      </w:ins>
      <w:ins w:id="146" w:author="Joey Bernhardt" w:date="2015-12-18T16:16:00Z">
        <w:r w:rsidR="009A2EDD">
          <w:rPr>
            <w:rFonts w:ascii="Times New Roman" w:hAnsi="Times New Roman" w:cs="Times New Roman"/>
          </w:rPr>
          <w:t>&gt;</w:t>
        </w:r>
      </w:ins>
      <w:ins w:id="147" w:author="Joey Bernhardt" w:date="2015-12-18T16:15:00Z">
        <w:r w:rsidR="009A2EDD">
          <w:rPr>
            <w:rFonts w:ascii="Times New Roman" w:hAnsi="Times New Roman" w:cs="Times New Roman"/>
          </w:rPr>
          <w:t xml:space="preserve">15% DRI targets </w:t>
        </w:r>
      </w:ins>
      <w:ins w:id="148" w:author="Joey Bernhardt" w:date="2015-12-18T16:18:00Z">
        <w:r w:rsidR="009A2EDD">
          <w:rPr>
            <w:rFonts w:ascii="Times New Roman" w:hAnsi="Times New Roman" w:cs="Times New Roman"/>
          </w:rPr>
          <w:t xml:space="preserve">reached. </w:t>
        </w:r>
      </w:ins>
      <w:commentRangeEnd w:id="140"/>
      <w:ins w:id="149" w:author="Joey Bernhardt" w:date="2015-12-18T16:19:00Z">
        <w:r w:rsidR="00A24A1E">
          <w:rPr>
            <w:rStyle w:val="CommentReference"/>
            <w:rFonts w:ascii="Arial" w:eastAsia="Arial" w:hAnsi="Arial" w:cs="Arial"/>
            <w:color w:val="000000"/>
            <w:lang w:val="en-US"/>
          </w:rPr>
          <w:commentReference w:id="140"/>
        </w:r>
        <w:r w:rsidR="00A24A1E">
          <w:rPr>
            <w:rFonts w:ascii="Times New Roman" w:hAnsi="Times New Roman" w:cs="Times New Roman"/>
          </w:rPr>
          <w:t>We</w:t>
        </w:r>
      </w:ins>
      <w:ins w:id="150" w:author="Joey Bernhardt" w:date="2015-12-18T16:14:00Z">
        <w:r w:rsidR="009A2EDD">
          <w:rPr>
            <w:rFonts w:ascii="Times New Roman" w:hAnsi="Times New Roman" w:cs="Times New Roman"/>
          </w:rPr>
          <w:t xml:space="preserve"> </w:t>
        </w:r>
      </w:ins>
      <w:ins w:id="151"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2" w:author="Joey Bernhardt" w:date="2015-12-18T16:02:00Z">
        <w:r w:rsidR="00DC1B3B" w:rsidRPr="00DC1B3B">
          <w:rPr>
            <w:rFonts w:ascii="Times New Roman" w:eastAsia="Times New Roman" w:hAnsi="Times New Roman" w:cs="Times New Roman"/>
          </w:rPr>
          <w:t xml:space="preserve"> </w:t>
        </w:r>
      </w:ins>
      <w:ins w:id="153"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4" w:author="Joey Bernhardt" w:date="2015-12-18T16:22:00Z"/>
          <w:rFonts w:ascii="Times New Roman" w:eastAsia="Times New Roman" w:hAnsi="Times New Roman" w:cs="Times New Roman"/>
          <w:b/>
        </w:rPr>
        <w:pPrChange w:id="155" w:author="Joey Bernhardt" w:date="2015-12-18T16:24:00Z">
          <w:pPr/>
        </w:pPrChange>
      </w:pPr>
    </w:p>
    <w:p w14:paraId="6C017F76" w14:textId="4E1ABD6B" w:rsidR="00A463B7" w:rsidRPr="00DC1B3B" w:rsidDel="00F94CCE" w:rsidRDefault="003307D9">
      <w:pPr>
        <w:spacing w:line="360" w:lineRule="auto"/>
        <w:rPr>
          <w:del w:id="156" w:author="Joey Bernhardt" w:date="2015-12-18T15:52:00Z"/>
          <w:rFonts w:ascii="Times New Roman" w:eastAsia="Times New Roman" w:hAnsi="Times New Roman" w:cs="Times New Roman"/>
          <w:b/>
        </w:rPr>
        <w:pPrChange w:id="157" w:author="Joey Bernhardt" w:date="2015-12-18T16:24:00Z">
          <w:pPr/>
        </w:pPrChange>
      </w:pPr>
      <w:del w:id="158"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9" w:author="Joey Bernhardt" w:date="2015-12-18T15:52:00Z"/>
          <w:rFonts w:ascii="Times New Roman" w:eastAsia="Times New Roman" w:hAnsi="Times New Roman" w:cs="Times New Roman"/>
          <w:b/>
        </w:rPr>
        <w:pPrChange w:id="160" w:author="Joey Bernhardt" w:date="2015-12-18T16:24:00Z">
          <w:pPr/>
        </w:pPrChange>
      </w:pPr>
    </w:p>
    <w:p w14:paraId="772DC165" w14:textId="054BFBA2" w:rsidR="00246CFA" w:rsidRPr="00DC1B3B" w:rsidDel="00F94CCE" w:rsidRDefault="00246CFA">
      <w:pPr>
        <w:spacing w:line="360" w:lineRule="auto"/>
        <w:rPr>
          <w:del w:id="161" w:author="Joey Bernhardt" w:date="2015-12-18T15:52:00Z"/>
          <w:rFonts w:ascii="Times New Roman" w:hAnsi="Times New Roman" w:cs="Times New Roman"/>
          <w:b/>
        </w:rPr>
        <w:pPrChange w:id="162" w:author="Joey Bernhardt" w:date="2015-12-18T16:24:00Z">
          <w:pPr/>
        </w:pPrChange>
      </w:pPr>
      <w:del w:id="163"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4" w:author="Joey Bernhardt" w:date="2015-12-18T15:52:00Z"/>
          <w:rFonts w:ascii="Times New Roman" w:hAnsi="Times New Roman" w:cs="Times New Roman"/>
          <w:b/>
        </w:rPr>
        <w:pPrChange w:id="165" w:author="Joey Bernhardt" w:date="2015-12-18T16:24:00Z">
          <w:pPr/>
        </w:pPrChange>
      </w:pPr>
      <w:del w:id="166"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7" w:author="Joey Bernhardt" w:date="2015-12-18T15:52:00Z"/>
          <w:rFonts w:ascii="Times New Roman" w:hAnsi="Times New Roman" w:cs="Times New Roman"/>
          <w:b/>
        </w:rPr>
        <w:pPrChange w:id="168" w:author="Joey Bernhardt" w:date="2015-12-18T16:24:00Z">
          <w:pPr/>
        </w:pPrChange>
      </w:pPr>
      <w:del w:id="169"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70" w:author="Joey Bernhardt" w:date="2015-12-18T16:22:00Z"/>
          <w:rFonts w:ascii="Times New Roman" w:hAnsi="Times New Roman" w:cs="Times New Roman"/>
          <w:b/>
        </w:rPr>
        <w:pPrChange w:id="171"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2"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3"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4"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5"/>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5"/>
      <w:r w:rsidRPr="00DC1B3B">
        <w:rPr>
          <w:rStyle w:val="CommentReference"/>
          <w:rFonts w:ascii="Times New Roman" w:hAnsi="Times New Roman" w:cs="Times New Roman"/>
          <w:sz w:val="24"/>
          <w:szCs w:val="24"/>
          <w:rPrChange w:id="176" w:author="Joey Bernhardt" w:date="2015-12-18T16:08:00Z">
            <w:rPr>
              <w:rStyle w:val="CommentReference"/>
            </w:rPr>
          </w:rPrChange>
        </w:rPr>
        <w:commentReference w:id="175"/>
      </w:r>
    </w:p>
    <w:p w14:paraId="621ECDD8" w14:textId="77777777" w:rsidR="00595F3D" w:rsidRPr="00DC1B3B" w:rsidRDefault="00595F3D">
      <w:pPr>
        <w:pStyle w:val="Heading3"/>
        <w:spacing w:before="280" w:after="80" w:line="360" w:lineRule="auto"/>
        <w:rPr>
          <w:rFonts w:ascii="Times New Roman" w:hAnsi="Times New Roman" w:cs="Times New Roman"/>
          <w:rPrChange w:id="177" w:author="Joey Bernhardt" w:date="2015-12-18T16:08:00Z">
            <w:rPr/>
          </w:rPrChange>
        </w:rPr>
      </w:pPr>
      <w:bookmarkStart w:id="178" w:name="h.3znysh7" w:colFirst="0" w:colLast="0"/>
      <w:bookmarkEnd w:id="178"/>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79"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80"/>
      <w:r w:rsidRPr="00DC1B3B">
        <w:rPr>
          <w:rFonts w:ascii="Times New Roman" w:eastAsia="Times New Roman" w:hAnsi="Times New Roman" w:cs="Times New Roman"/>
          <w:sz w:val="24"/>
          <w:szCs w:val="24"/>
        </w:rPr>
        <w:t xml:space="preserve"> aquatic species</w:t>
      </w:r>
      <w:commentRangeEnd w:id="180"/>
      <w:r w:rsidRPr="00DC1B3B">
        <w:rPr>
          <w:rFonts w:ascii="Times New Roman" w:hAnsi="Times New Roman" w:cs="Times New Roman"/>
          <w:sz w:val="24"/>
          <w:szCs w:val="24"/>
          <w:rPrChange w:id="181" w:author="Joey Bernhardt" w:date="2015-12-18T16:08:00Z">
            <w:rPr/>
          </w:rPrChange>
        </w:rPr>
        <w:commentReference w:id="180"/>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82"/>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2"/>
      <w:r w:rsidRPr="00DC1B3B">
        <w:rPr>
          <w:rStyle w:val="CommentReference"/>
          <w:rFonts w:ascii="Times New Roman" w:hAnsi="Times New Roman" w:cs="Times New Roman"/>
          <w:sz w:val="24"/>
          <w:szCs w:val="24"/>
          <w:rPrChange w:id="183" w:author="Joey Bernhardt" w:date="2015-12-18T16:08:00Z">
            <w:rPr>
              <w:rStyle w:val="CommentReference"/>
            </w:rPr>
          </w:rPrChange>
        </w:rPr>
        <w:commentReference w:id="182"/>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4"/>
      <w:r w:rsidRPr="00DC1B3B">
        <w:rPr>
          <w:rFonts w:ascii="Times New Roman" w:eastAsia="Times New Roman" w:hAnsi="Times New Roman" w:cs="Times New Roman"/>
          <w:sz w:val="24"/>
          <w:szCs w:val="24"/>
        </w:rPr>
        <w:t>conversion factors proposed by Nowak et al. (2014).</w:t>
      </w:r>
      <w:commentRangeEnd w:id="184"/>
      <w:r w:rsidRPr="00DC1B3B">
        <w:rPr>
          <w:rFonts w:ascii="Times New Roman" w:hAnsi="Times New Roman" w:cs="Times New Roman"/>
          <w:sz w:val="24"/>
          <w:szCs w:val="24"/>
          <w:rPrChange w:id="185" w:author="Joey Bernhardt" w:date="2015-12-18T16:08:00Z">
            <w:rPr/>
          </w:rPrChange>
        </w:rPr>
        <w:commentReference w:id="184"/>
      </w:r>
    </w:p>
    <w:p w14:paraId="6F4C081B" w14:textId="77777777" w:rsidR="00595F3D" w:rsidRPr="00DC1B3B" w:rsidRDefault="00595F3D">
      <w:pPr>
        <w:pStyle w:val="normal0"/>
        <w:spacing w:line="360" w:lineRule="auto"/>
        <w:rPr>
          <w:rFonts w:ascii="Times New Roman" w:hAnsi="Times New Roman" w:cs="Times New Roman"/>
          <w:sz w:val="24"/>
          <w:szCs w:val="24"/>
          <w:rPrChange w:id="186"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87"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88" w:author="Joey Bernhardt" w:date="2015-12-18T16:08:00Z">
            <w:rPr/>
          </w:rPrChange>
        </w:rPr>
      </w:pPr>
      <w:bookmarkStart w:id="189" w:name="h.2et92p0" w:colFirst="0" w:colLast="0"/>
      <w:bookmarkEnd w:id="189"/>
      <w:commentRangeStart w:id="190"/>
      <w:r w:rsidRPr="00DC1B3B">
        <w:rPr>
          <w:rFonts w:ascii="Times New Roman" w:eastAsia="Times New Roman" w:hAnsi="Times New Roman" w:cs="Times New Roman"/>
          <w:color w:val="000000"/>
        </w:rPr>
        <w:t>Statistical Analysis</w:t>
      </w:r>
      <w:commentRangeEnd w:id="190"/>
      <w:r w:rsidRPr="00DC1B3B">
        <w:rPr>
          <w:rStyle w:val="CommentReference"/>
          <w:rFonts w:ascii="Times New Roman" w:eastAsia="Arial" w:hAnsi="Times New Roman" w:cs="Times New Roman"/>
          <w:b w:val="0"/>
          <w:bCs w:val="0"/>
          <w:color w:val="000000"/>
          <w:sz w:val="24"/>
          <w:szCs w:val="24"/>
          <w:lang w:val="en-US"/>
          <w:rPrChange w:id="191" w:author="Joey Bernhardt" w:date="2015-12-18T16:08:00Z">
            <w:rPr>
              <w:rStyle w:val="CommentReference"/>
              <w:rFonts w:ascii="Arial" w:eastAsia="Arial" w:hAnsi="Arial" w:cs="Arial"/>
              <w:b w:val="0"/>
              <w:bCs w:val="0"/>
              <w:color w:val="000000"/>
              <w:lang w:val="en-US"/>
            </w:rPr>
          </w:rPrChange>
        </w:rPr>
        <w:commentReference w:id="190"/>
      </w:r>
    </w:p>
    <w:p w14:paraId="76402C36" w14:textId="77777777" w:rsidR="00595F3D" w:rsidRPr="00DC1B3B" w:rsidRDefault="00595F3D">
      <w:pPr>
        <w:pStyle w:val="normal0"/>
        <w:spacing w:line="360" w:lineRule="auto"/>
        <w:rPr>
          <w:rFonts w:ascii="Times New Roman" w:hAnsi="Times New Roman" w:cs="Times New Roman"/>
          <w:sz w:val="24"/>
          <w:szCs w:val="24"/>
          <w:rPrChange w:id="192"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3"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4" w:author="Joey Bernhardt" w:date="2015-12-18T16:08:00Z">
            <w:rPr/>
          </w:rPrChange>
        </w:rPr>
        <w:pPrChange w:id="195"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6"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7"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8"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9"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200"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1"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2"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3" w:author="Joey Bernhardt" w:date="2015-12-18T16:08:00Z">
            <w:rPr/>
          </w:rPrChange>
        </w:rPr>
      </w:pPr>
      <w:commentRangeStart w:id="204"/>
      <w:commentRangeStart w:id="205"/>
      <w:r w:rsidRPr="00DC1B3B">
        <w:rPr>
          <w:rFonts w:ascii="Times New Roman" w:eastAsia="Times New Roman" w:hAnsi="Times New Roman" w:cs="Times New Roman"/>
          <w:sz w:val="24"/>
          <w:szCs w:val="24"/>
        </w:rPr>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6"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07"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08"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09"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10" w:author="Joey Bernhardt" w:date="2015-12-18T16:08:00Z">
            <w:rPr>
              <w:rFonts w:ascii="Cardo" w:eastAsia="Cardo" w:hAnsi="Cardo" w:cs="Cardo"/>
              <w:sz w:val="24"/>
              <w:szCs w:val="24"/>
            </w:rPr>
          </w:rPrChange>
        </w:rPr>
        <w:t xml:space="preserve"> ≤ 2).</w:t>
      </w:r>
      <w:commentRangeEnd w:id="204"/>
      <w:r w:rsidRPr="00DC1B3B">
        <w:rPr>
          <w:rFonts w:ascii="Times New Roman" w:hAnsi="Times New Roman" w:cs="Times New Roman"/>
          <w:sz w:val="24"/>
          <w:szCs w:val="24"/>
          <w:rPrChange w:id="211" w:author="Joey Bernhardt" w:date="2015-12-18T16:08:00Z">
            <w:rPr/>
          </w:rPrChange>
        </w:rPr>
        <w:commentReference w:id="204"/>
      </w:r>
      <w:commentRangeEnd w:id="205"/>
      <w:r w:rsidRPr="00DC1B3B">
        <w:rPr>
          <w:rFonts w:ascii="Times New Roman" w:hAnsi="Times New Roman" w:cs="Times New Roman"/>
          <w:sz w:val="24"/>
          <w:szCs w:val="24"/>
          <w:rPrChange w:id="212" w:author="Joey Bernhardt" w:date="2015-12-18T16:08:00Z">
            <w:rPr/>
          </w:rPrChange>
        </w:rPr>
        <w:commentReference w:id="205"/>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675478">
        <w:rPr>
          <w:rFonts w:ascii="Times New Roman" w:hAnsi="Times New Roman" w:cs="Times New Roman"/>
          <w:sz w:val="24"/>
          <w:szCs w:val="24"/>
          <w:rPrChange w:id="213"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4" w:author="Joey Bernhardt" w:date="2015-12-18T16:08:00Z">
            <w:rPr/>
          </w:rPrChange>
        </w:rPr>
        <w:instrText xml:space="preserve"> HYPERLINK "http://r-forge.r-project.org/projects/mumin/" \h </w:instrText>
      </w:r>
      <w:r w:rsidR="00445BB7" w:rsidRPr="00675478">
        <w:rPr>
          <w:rFonts w:ascii="Times New Roman" w:hAnsi="Times New Roman" w:cs="Times New Roman"/>
          <w:sz w:val="24"/>
          <w:szCs w:val="24"/>
          <w:rPrChange w:id="215"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675478">
        <w:rPr>
          <w:rFonts w:ascii="Times New Roman" w:eastAsia="Times New Roman" w:hAnsi="Times New Roman" w:cs="Times New Roman"/>
          <w:color w:val="1155CC"/>
          <w:sz w:val="24"/>
          <w:szCs w:val="24"/>
          <w:u w:val="singl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6"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17"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18"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19"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20"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1"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2" w:author="Joey Bernhardt" w:date="2015-12-18T16:24:00Z">
          <w:pPr/>
        </w:pPrChange>
      </w:pPr>
    </w:p>
    <w:p w14:paraId="750A89DB" w14:textId="4824483A" w:rsidR="001149D6" w:rsidRDefault="001149D6">
      <w:pPr>
        <w:pStyle w:val="ListParagraph"/>
        <w:numPr>
          <w:ilvl w:val="0"/>
          <w:numId w:val="2"/>
        </w:numPr>
        <w:spacing w:line="360" w:lineRule="auto"/>
        <w:rPr>
          <w:ins w:id="223" w:author="Joey Bernhardt" w:date="2015-12-18T17:38:00Z"/>
          <w:rFonts w:ascii="Times New Roman" w:hAnsi="Times New Roman" w:cs="Times New Roman"/>
          <w:b/>
        </w:rPr>
        <w:pPrChange w:id="224" w:author="Joey Bernhardt" w:date="2015-12-18T16:24:00Z">
          <w:pPr>
            <w:pStyle w:val="ListParagraph"/>
            <w:numPr>
              <w:numId w:val="2"/>
            </w:numPr>
            <w:ind w:hanging="360"/>
          </w:pPr>
        </w:pPrChange>
      </w:pPr>
      <w:r w:rsidRPr="00DC1B3B">
        <w:rPr>
          <w:rFonts w:ascii="Times New Roman" w:hAnsi="Times New Roman" w:cs="Times New Roman"/>
          <w:b/>
        </w:rPr>
        <w:t>There is considerable variability in nutritional profile among aquatic taxa</w:t>
      </w:r>
      <w:ins w:id="225" w:author="Joey Bernhardt" w:date="2015-12-18T17:41:00Z">
        <w:r w:rsidR="00700CED">
          <w:rPr>
            <w:rFonts w:ascii="Times New Roman" w:hAnsi="Times New Roman" w:cs="Times New Roman"/>
            <w:b/>
          </w:rPr>
          <w:t xml:space="preserve"> (fig 1)</w:t>
        </w:r>
      </w:ins>
      <w:r w:rsidRPr="00DC1B3B">
        <w:rPr>
          <w:rFonts w:ascii="Times New Roman" w:hAnsi="Times New Roman" w:cs="Times New Roman"/>
          <w:b/>
        </w:rPr>
        <w:t>.</w:t>
      </w:r>
    </w:p>
    <w:p w14:paraId="1C5AC538" w14:textId="3408EFA6" w:rsidR="00313B44" w:rsidRDefault="00700CED">
      <w:pPr>
        <w:spacing w:line="360" w:lineRule="auto"/>
        <w:rPr>
          <w:ins w:id="226" w:author="Joey Bernhardt" w:date="2015-12-18T17:46:00Z"/>
          <w:rFonts w:ascii="Times New Roman" w:hAnsi="Times New Roman" w:cs="Times New Roman"/>
        </w:rPr>
        <w:pPrChange w:id="227" w:author="Joey Bernhardt" w:date="2015-12-18T17:38:00Z">
          <w:pPr>
            <w:pStyle w:val="ListParagraph"/>
            <w:numPr>
              <w:numId w:val="2"/>
            </w:numPr>
            <w:ind w:hanging="360"/>
          </w:pPr>
        </w:pPrChange>
      </w:pPr>
      <w:ins w:id="228" w:author="Joey Bernhardt" w:date="2015-12-18T17:41:00Z">
        <w:r>
          <w:rPr>
            <w:rFonts w:ascii="Times New Roman" w:hAnsi="Times New Roman" w:cs="Times New Roman"/>
          </w:rPr>
          <w:t xml:space="preserve">Variability for </w:t>
        </w:r>
      </w:ins>
      <w:ins w:id="229"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30" w:author="Joey Bernhardt" w:date="2015-12-22T14:07:00Z"/>
          <w:rFonts w:ascii="Times New Roman" w:eastAsia="Times New Roman" w:hAnsi="Times New Roman" w:cs="Times New Roman"/>
        </w:rPr>
        <w:pPrChange w:id="231" w:author="Joey Bernhardt" w:date="2015-12-18T17:38:00Z">
          <w:pPr>
            <w:pStyle w:val="ListParagraph"/>
            <w:numPr>
              <w:numId w:val="2"/>
            </w:numPr>
            <w:ind w:hanging="360"/>
          </w:pPr>
        </w:pPrChange>
      </w:pPr>
      <w:ins w:id="232"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33" w:author="Joey Bernhardt" w:date="2015-12-22T14:07:00Z">
        <w:r w:rsidR="00937692">
          <w:rPr>
            <w:rFonts w:ascii="Times New Roman" w:eastAsia="Times New Roman" w:hAnsi="Times New Roman" w:cs="Times New Roman"/>
          </w:rPr>
          <w:t xml:space="preserve">an average of </w:t>
        </w:r>
      </w:ins>
      <w:ins w:id="234" w:author="Joey Bernhardt" w:date="2015-12-18T17:46:00Z">
        <w:r w:rsidR="00C52195">
          <w:rPr>
            <w:rFonts w:ascii="Times New Roman" w:eastAsia="Times New Roman" w:hAnsi="Times New Roman" w:cs="Times New Roman"/>
          </w:rPr>
          <w:t xml:space="preserve">10.78mg/100g in the </w:t>
        </w:r>
      </w:ins>
      <w:ins w:id="235" w:author="Joey Bernhardt" w:date="2015-12-22T14:01:00Z">
        <w:r w:rsidR="00C52195">
          <w:rPr>
            <w:rFonts w:ascii="Times New Roman" w:eastAsia="Times New Roman" w:hAnsi="Times New Roman" w:cs="Times New Roman"/>
          </w:rPr>
          <w:t>cods, hakes and haddocks to</w:t>
        </w:r>
      </w:ins>
      <w:ins w:id="236" w:author="Joey Bernhardt" w:date="2015-12-18T17:46:00Z">
        <w:r>
          <w:rPr>
            <w:rFonts w:ascii="Times New Roman" w:eastAsia="Times New Roman" w:hAnsi="Times New Roman" w:cs="Times New Roman"/>
          </w:rPr>
          <w:t xml:space="preserve"> </w:t>
        </w:r>
      </w:ins>
      <w:ins w:id="237" w:author="Joey Bernhardt" w:date="2015-12-22T14:06:00Z">
        <w:r w:rsidR="00937692">
          <w:rPr>
            <w:rFonts w:ascii="Times New Roman" w:eastAsia="Times New Roman" w:hAnsi="Times New Roman" w:cs="Times New Roman"/>
          </w:rPr>
          <w:t>782.60</w:t>
        </w:r>
      </w:ins>
      <w:ins w:id="238" w:author="Joey Bernhardt" w:date="2015-12-22T13:53:00Z">
        <w:r w:rsidR="00D8506F">
          <w:rPr>
            <w:rFonts w:ascii="Times New Roman" w:eastAsia="Times New Roman" w:hAnsi="Times New Roman" w:cs="Times New Roman"/>
          </w:rPr>
          <w:t xml:space="preserve"> mg</w:t>
        </w:r>
      </w:ins>
      <w:ins w:id="239" w:author="Joey Bernhardt" w:date="2015-12-18T17:46:00Z">
        <w:r>
          <w:rPr>
            <w:rFonts w:ascii="Times New Roman" w:eastAsia="Times New Roman" w:hAnsi="Times New Roman" w:cs="Times New Roman"/>
          </w:rPr>
          <w:t xml:space="preserve">/100 mg in the </w:t>
        </w:r>
      </w:ins>
      <w:ins w:id="240" w:author="Joey Bernhardt" w:date="2015-12-22T14:06:00Z">
        <w:r w:rsidR="00937692">
          <w:rPr>
            <w:rFonts w:ascii="Times New Roman" w:eastAsia="Times New Roman" w:hAnsi="Times New Roman" w:cs="Times New Roman"/>
          </w:rPr>
          <w:t>abalones, winkles and conchs</w:t>
        </w:r>
      </w:ins>
      <w:ins w:id="241" w:author="Joey Bernhardt" w:date="2015-12-18T17:46:00Z">
        <w:r>
          <w:rPr>
            <w:rFonts w:ascii="Times New Roman" w:eastAsia="Times New Roman" w:hAnsi="Times New Roman" w:cs="Times New Roman"/>
          </w:rPr>
          <w:t xml:space="preserve"> (Figure 1)</w:t>
        </w:r>
      </w:ins>
      <w:ins w:id="242"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43" w:author="Joey Bernhardt" w:date="2015-12-22T14:07:00Z"/>
          <w:rFonts w:ascii="Times New Roman" w:eastAsia="Times New Roman" w:hAnsi="Times New Roman" w:cs="Times New Roman"/>
        </w:rPr>
        <w:pPrChange w:id="244"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45" w:author="Joey Bernhardt" w:date="2015-12-22T14:15:00Z"/>
          <w:rFonts w:ascii="Times New Roman" w:eastAsia="Times New Roman" w:hAnsi="Times New Roman" w:cs="Times New Roman"/>
        </w:rPr>
      </w:pPr>
      <w:ins w:id="246" w:author="Joey Bernhardt" w:date="2015-12-22T14:14:00Z">
        <w:r>
          <w:rPr>
            <w:rFonts w:ascii="Times New Roman" w:eastAsia="Times New Roman" w:hAnsi="Times New Roman" w:cs="Times New Roman"/>
          </w:rPr>
          <w:t xml:space="preserve">Zinc in the edible portion varied by </w:t>
        </w:r>
      </w:ins>
      <w:ins w:id="247" w:author="Joey Bernhardt" w:date="2015-12-22T14:17:00Z">
        <w:r>
          <w:rPr>
            <w:rFonts w:ascii="Times New Roman" w:eastAsia="Times New Roman" w:hAnsi="Times New Roman" w:cs="Times New Roman"/>
          </w:rPr>
          <w:t>two orders</w:t>
        </w:r>
      </w:ins>
      <w:ins w:id="248"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49" w:author="Joey Bernhardt" w:date="2015-12-22T14:15:00Z">
        <w:r>
          <w:rPr>
            <w:rFonts w:ascii="Times New Roman" w:eastAsia="Times New Roman" w:hAnsi="Times New Roman" w:cs="Times New Roman"/>
          </w:rPr>
          <w:t>11.87</w:t>
        </w:r>
      </w:ins>
      <w:ins w:id="250" w:author="Joey Bernhardt" w:date="2015-12-22T14:14:00Z">
        <w:r>
          <w:rPr>
            <w:rFonts w:ascii="Times New Roman" w:eastAsia="Times New Roman" w:hAnsi="Times New Roman" w:cs="Times New Roman"/>
          </w:rPr>
          <w:t xml:space="preserve"> mg/100 mg in the </w:t>
        </w:r>
      </w:ins>
      <w:ins w:id="251" w:author="Joey Bernhardt" w:date="2015-12-22T14:15:00Z">
        <w:r>
          <w:rPr>
            <w:rFonts w:ascii="Times New Roman" w:eastAsia="Times New Roman" w:hAnsi="Times New Roman" w:cs="Times New Roman"/>
          </w:rPr>
          <w:t>oysters</w:t>
        </w:r>
      </w:ins>
      <w:ins w:id="252"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53"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54" w:author="Joey Bernhardt" w:date="2015-12-22T14:22:00Z"/>
          <w:rFonts w:ascii="Times New Roman" w:eastAsia="Times New Roman" w:hAnsi="Times New Roman" w:cs="Times New Roman"/>
        </w:rPr>
      </w:pPr>
      <w:ins w:id="255" w:author="Joey Bernhardt" w:date="2015-12-22T14:16:00Z">
        <w:r>
          <w:rPr>
            <w:rFonts w:ascii="Times New Roman" w:eastAsia="Times New Roman" w:hAnsi="Times New Roman" w:cs="Times New Roman"/>
          </w:rPr>
          <w:t xml:space="preserve">Iron in the edible portion varied by </w:t>
        </w:r>
      </w:ins>
      <w:ins w:id="256" w:author="Joey Bernhardt" w:date="2015-12-22T14:17:00Z">
        <w:r>
          <w:rPr>
            <w:rFonts w:ascii="Times New Roman" w:eastAsia="Times New Roman" w:hAnsi="Times New Roman" w:cs="Times New Roman"/>
          </w:rPr>
          <w:t>two orders</w:t>
        </w:r>
      </w:ins>
      <w:ins w:id="257"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58" w:author="Joey Bernhardt" w:date="2015-12-22T14:17:00Z">
        <w:r>
          <w:rPr>
            <w:rFonts w:ascii="Times New Roman" w:eastAsia="Times New Roman" w:hAnsi="Times New Roman" w:cs="Times New Roman"/>
          </w:rPr>
          <w:t>20.31</w:t>
        </w:r>
      </w:ins>
      <w:ins w:id="259" w:author="Joey Bernhardt" w:date="2015-12-22T14:16:00Z">
        <w:r>
          <w:rPr>
            <w:rFonts w:ascii="Times New Roman" w:eastAsia="Times New Roman" w:hAnsi="Times New Roman" w:cs="Times New Roman"/>
          </w:rPr>
          <w:t xml:space="preserve"> mg/100 mg in the </w:t>
        </w:r>
      </w:ins>
      <w:ins w:id="260" w:author="Joey Bernhardt" w:date="2015-12-22T14:17:00Z">
        <w:r>
          <w:rPr>
            <w:rFonts w:ascii="Times New Roman" w:eastAsia="Times New Roman" w:hAnsi="Times New Roman" w:cs="Times New Roman"/>
          </w:rPr>
          <w:t>abalones, winkles and conchs</w:t>
        </w:r>
      </w:ins>
      <w:ins w:id="261"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62"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63" w:author="Joey Bernhardt" w:date="2015-12-22T14:22:00Z"/>
          <w:rFonts w:ascii="Times New Roman" w:eastAsia="Times New Roman" w:hAnsi="Times New Roman" w:cs="Times New Roman"/>
        </w:rPr>
      </w:pPr>
      <w:ins w:id="264"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65"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66"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67"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68" w:author="Joey Bernhardt" w:date="2015-12-22T14:31:00Z"/>
          <w:rFonts w:ascii="Times New Roman" w:eastAsia="Times New Roman" w:hAnsi="Times New Roman" w:cs="Times New Roman"/>
        </w:rPr>
      </w:pPr>
      <w:ins w:id="269"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70" w:author="Joey Bernhardt" w:date="2015-12-22T14:30:00Z">
        <w:r>
          <w:rPr>
            <w:rFonts w:ascii="Times New Roman" w:eastAsia="Times New Roman" w:hAnsi="Times New Roman" w:cs="Times New Roman"/>
          </w:rPr>
          <w:t>65</w:t>
        </w:r>
      </w:ins>
      <w:ins w:id="271" w:author="Joey Bernhardt" w:date="2015-12-22T14:29:00Z">
        <w:r>
          <w:rPr>
            <w:rFonts w:ascii="Times New Roman" w:eastAsia="Times New Roman" w:hAnsi="Times New Roman" w:cs="Times New Roman"/>
          </w:rPr>
          <w:t xml:space="preserve"> g/100g in the </w:t>
        </w:r>
      </w:ins>
      <w:ins w:id="272" w:author="Joey Bernhardt" w:date="2015-12-22T14:30:00Z">
        <w:r>
          <w:rPr>
            <w:rFonts w:ascii="Times New Roman" w:eastAsia="Times New Roman" w:hAnsi="Times New Roman" w:cs="Times New Roman"/>
          </w:rPr>
          <w:t xml:space="preserve">shrimps and prawns </w:t>
        </w:r>
      </w:ins>
      <w:ins w:id="273"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74" w:author="Joey Bernhardt" w:date="2015-12-22T14:31:00Z">
        <w:r w:rsidRPr="00012202">
          <w:rPr>
            <w:rFonts w:ascii="Times New Roman" w:eastAsia="Times New Roman" w:hAnsi="Times New Roman" w:cs="Times New Roman"/>
          </w:rPr>
          <w:t>Tunas, bonitos, billfishes</w:t>
        </w:r>
      </w:ins>
      <w:ins w:id="275"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76"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77" w:author="Joey Bernhardt" w:date="2015-12-22T14:34:00Z"/>
          <w:rFonts w:ascii="Times New Roman" w:eastAsia="Times New Roman" w:hAnsi="Times New Roman" w:cs="Times New Roman"/>
        </w:rPr>
      </w:pPr>
      <w:ins w:id="278" w:author="Joey Bernhardt" w:date="2015-12-22T14:29:00Z">
        <w:r>
          <w:rPr>
            <w:rFonts w:ascii="Times New Roman" w:eastAsia="Times New Roman" w:hAnsi="Times New Roman" w:cs="Times New Roman"/>
          </w:rPr>
          <w:t xml:space="preserve">Protein </w:t>
        </w:r>
      </w:ins>
      <w:ins w:id="279"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80" w:author="Joey Bernhardt" w:date="2015-12-22T14:34:00Z">
        <w:r w:rsidR="00F40769">
          <w:rPr>
            <w:rFonts w:ascii="Times New Roman" w:eastAsia="Times New Roman" w:hAnsi="Times New Roman" w:cs="Times New Roman"/>
          </w:rPr>
          <w:t>10.68</w:t>
        </w:r>
      </w:ins>
      <w:ins w:id="281" w:author="Joey Bernhardt" w:date="2015-12-22T14:32:00Z">
        <w:r>
          <w:rPr>
            <w:rFonts w:ascii="Times New Roman" w:eastAsia="Times New Roman" w:hAnsi="Times New Roman" w:cs="Times New Roman"/>
          </w:rPr>
          <w:t xml:space="preserve">g/100g in the </w:t>
        </w:r>
      </w:ins>
      <w:ins w:id="282"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83" w:author="Joey Bernhardt" w:date="2015-12-22T14:32:00Z">
        <w:r>
          <w:rPr>
            <w:rFonts w:ascii="Times New Roman" w:eastAsia="Times New Roman" w:hAnsi="Times New Roman" w:cs="Times New Roman"/>
          </w:rPr>
          <w:t xml:space="preserve">to </w:t>
        </w:r>
      </w:ins>
      <w:ins w:id="284" w:author="Joey Bernhardt" w:date="2015-12-22T14:34:00Z">
        <w:r w:rsidR="00F40769">
          <w:rPr>
            <w:rFonts w:ascii="Times New Roman" w:eastAsia="Times New Roman" w:hAnsi="Times New Roman" w:cs="Times New Roman"/>
          </w:rPr>
          <w:t>21.85</w:t>
        </w:r>
      </w:ins>
      <w:ins w:id="285"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86"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87" w:author="Joey Bernhardt" w:date="2015-12-22T14:34:00Z"/>
          <w:rFonts w:ascii="Times New Roman" w:eastAsia="Times New Roman" w:hAnsi="Times New Roman" w:cs="Times New Roman"/>
        </w:rPr>
      </w:pPr>
      <w:ins w:id="288"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89" w:author="Joey Bernhardt" w:date="2015-12-22T14:36:00Z">
        <w:r>
          <w:rPr>
            <w:rFonts w:ascii="Times New Roman" w:eastAsia="Times New Roman" w:hAnsi="Times New Roman" w:cs="Times New Roman"/>
          </w:rPr>
          <w:t>sharks and rays</w:t>
        </w:r>
      </w:ins>
      <w:ins w:id="290" w:author="Joey Bernhardt" w:date="2015-12-22T14:34:00Z">
        <w:r>
          <w:rPr>
            <w:rFonts w:ascii="Times New Roman" w:eastAsia="Times New Roman" w:hAnsi="Times New Roman" w:cs="Times New Roman"/>
          </w:rPr>
          <w:t xml:space="preserve"> to </w:t>
        </w:r>
      </w:ins>
      <w:ins w:id="291" w:author="Joey Bernhardt" w:date="2015-12-22T14:36:00Z">
        <w:r>
          <w:rPr>
            <w:rFonts w:ascii="Times New Roman" w:eastAsia="Times New Roman" w:hAnsi="Times New Roman" w:cs="Times New Roman"/>
          </w:rPr>
          <w:t>12.74</w:t>
        </w:r>
      </w:ins>
      <w:ins w:id="292" w:author="Joey Bernhardt" w:date="2015-12-22T14:34:00Z">
        <w:r>
          <w:rPr>
            <w:rFonts w:ascii="Times New Roman" w:eastAsia="Times New Roman" w:hAnsi="Times New Roman" w:cs="Times New Roman"/>
          </w:rPr>
          <w:t xml:space="preserve"> g/100 g in the </w:t>
        </w:r>
      </w:ins>
      <w:ins w:id="293" w:author="Joey Bernhardt" w:date="2015-12-22T14:36:00Z">
        <w:r>
          <w:rPr>
            <w:rFonts w:ascii="Times New Roman" w:eastAsia="Times New Roman" w:hAnsi="Times New Roman" w:cs="Times New Roman"/>
          </w:rPr>
          <w:t>shads</w:t>
        </w:r>
      </w:ins>
      <w:ins w:id="294" w:author="Joey Bernhardt" w:date="2015-12-22T14:34:00Z">
        <w:r>
          <w:rPr>
            <w:rFonts w:ascii="Times New Roman" w:eastAsia="Times New Roman" w:hAnsi="Times New Roman" w:cs="Times New Roman"/>
          </w:rPr>
          <w:t xml:space="preserve"> (Figure 1).</w:t>
        </w:r>
      </w:ins>
    </w:p>
    <w:p w14:paraId="26E43811" w14:textId="77777777" w:rsidR="00F40769" w:rsidRDefault="00F40769" w:rsidP="00012202">
      <w:pPr>
        <w:spacing w:line="360" w:lineRule="auto"/>
        <w:rPr>
          <w:ins w:id="295" w:author="Joey Bernhardt" w:date="2015-12-22T14:34:00Z"/>
          <w:rFonts w:ascii="Times New Roman" w:eastAsia="Times New Roman" w:hAnsi="Times New Roman" w:cs="Times New Roman"/>
        </w:rPr>
      </w:pPr>
    </w:p>
    <w:p w14:paraId="025FFC99" w14:textId="11107072" w:rsidR="00313B44" w:rsidRPr="00313B44" w:rsidDel="006478BF" w:rsidRDefault="006478BF">
      <w:pPr>
        <w:spacing w:line="360" w:lineRule="auto"/>
        <w:rPr>
          <w:del w:id="296" w:author="Joey Bernhardt" w:date="2015-12-22T14:37:00Z"/>
          <w:rFonts w:ascii="Times New Roman" w:hAnsi="Times New Roman" w:cs="Times New Roman"/>
          <w:b/>
        </w:rPr>
        <w:pPrChange w:id="297" w:author="Joey Bernhardt" w:date="2015-12-18T17:38:00Z">
          <w:pPr>
            <w:pStyle w:val="ListParagraph"/>
            <w:numPr>
              <w:numId w:val="2"/>
            </w:numPr>
            <w:ind w:hanging="360"/>
          </w:pPr>
        </w:pPrChange>
      </w:pPr>
      <w:ins w:id="298" w:author="Joey Bernhardt" w:date="2015-12-22T14:34:00Z">
        <w:r>
          <w:rPr>
            <w:rFonts w:ascii="Times New Roman" w:eastAsia="Times New Roman" w:hAnsi="Times New Roman" w:cs="Times New Roman"/>
          </w:rPr>
          <w:t xml:space="preserve">2. </w:t>
        </w:r>
      </w:ins>
    </w:p>
    <w:p w14:paraId="0455749E" w14:textId="4A363B54" w:rsidR="001149D6" w:rsidRDefault="001149D6">
      <w:pPr>
        <w:spacing w:line="360" w:lineRule="auto"/>
        <w:rPr>
          <w:ins w:id="299" w:author="Joey Bernhardt" w:date="2015-12-22T14:37:00Z"/>
          <w:rFonts w:ascii="Times New Roman" w:hAnsi="Times New Roman" w:cs="Times New Roman"/>
          <w:b/>
        </w:rPr>
        <w:pPrChange w:id="300" w:author="Joey Bernhardt" w:date="2015-12-22T14:37:00Z">
          <w:pPr>
            <w:pStyle w:val="ListParagraph"/>
            <w:numPr>
              <w:numId w:val="2"/>
            </w:numPr>
            <w:ind w:hanging="360"/>
          </w:pPr>
        </w:pPrChange>
      </w:pPr>
      <w:r w:rsidRPr="006478BF">
        <w:rPr>
          <w:rFonts w:ascii="Times New Roman" w:hAnsi="Times New Roman" w:cs="Times New Roman"/>
          <w:b/>
          <w:rPrChange w:id="301" w:author="Joey Bernhardt" w:date="2015-12-22T14:37:00Z">
            <w:rPr/>
          </w:rPrChange>
        </w:rPr>
        <w:t>Functional groups have distinct multi-nutrient profiles (</w:t>
      </w:r>
      <w:proofErr w:type="spellStart"/>
      <w:r w:rsidRPr="006478BF">
        <w:rPr>
          <w:rFonts w:ascii="Times New Roman" w:hAnsi="Times New Roman" w:cs="Times New Roman"/>
          <w:b/>
          <w:rPrChange w:id="302" w:author="Joey Bernhardt" w:date="2015-12-22T14:37:00Z">
            <w:rPr/>
          </w:rPrChange>
        </w:rPr>
        <w:t>mds</w:t>
      </w:r>
      <w:proofErr w:type="spellEnd"/>
      <w:r w:rsidRPr="006478BF">
        <w:rPr>
          <w:rFonts w:ascii="Times New Roman" w:hAnsi="Times New Roman" w:cs="Times New Roman"/>
          <w:b/>
          <w:rPrChange w:id="303" w:author="Joey Bernhardt" w:date="2015-12-22T14:37:00Z">
            <w:rPr/>
          </w:rPrChange>
        </w:rPr>
        <w:t xml:space="preserve"> plot with finfish/crustaceans/molluscs color coded).</w:t>
      </w:r>
    </w:p>
    <w:p w14:paraId="3EB66CD4" w14:textId="4DFD75E6" w:rsidR="006478BF" w:rsidRPr="00675478" w:rsidRDefault="004973B8">
      <w:pPr>
        <w:spacing w:line="360" w:lineRule="auto"/>
        <w:rPr>
          <w:ins w:id="304" w:author="Joey Bernhardt" w:date="2015-12-22T14:37:00Z"/>
          <w:rFonts w:ascii="Times New Roman" w:hAnsi="Times New Roman" w:cs="Times New Roman"/>
          <w:rPrChange w:id="305" w:author="Joey Bernhardt" w:date="2015-12-22T15:51:00Z">
            <w:rPr>
              <w:ins w:id="306" w:author="Joey Bernhardt" w:date="2015-12-22T14:37:00Z"/>
              <w:rFonts w:ascii="Times New Roman" w:hAnsi="Times New Roman" w:cs="Times New Roman"/>
              <w:b/>
            </w:rPr>
          </w:rPrChange>
        </w:rPr>
        <w:pPrChange w:id="307" w:author="Joey Bernhardt" w:date="2015-12-22T14:37:00Z">
          <w:pPr>
            <w:pStyle w:val="ListParagraph"/>
            <w:numPr>
              <w:numId w:val="2"/>
            </w:numPr>
            <w:ind w:hanging="360"/>
          </w:pPr>
        </w:pPrChange>
      </w:pPr>
      <w:ins w:id="308" w:author="Joey Bernhardt" w:date="2015-12-22T15:27:00Z">
        <w:r w:rsidRPr="00675478">
          <w:rPr>
            <w:rFonts w:ascii="Times New Roman" w:hAnsi="Times New Roman" w:cs="Times New Roman"/>
            <w:rPrChange w:id="309" w:author="Joey Bernhardt" w:date="2015-12-22T15:51:00Z">
              <w:rPr>
                <w:rFonts w:ascii="Times New Roman" w:hAnsi="Times New Roman" w:cs="Times New Roman"/>
                <w:b/>
              </w:rPr>
            </w:rPrChange>
          </w:rPr>
          <w:t>Not sure how to write about this yet!</w:t>
        </w:r>
      </w:ins>
      <w:ins w:id="310" w:author="Joey Bernhardt" w:date="2015-12-22T15:52:00Z">
        <w:r w:rsidR="00675478">
          <w:rPr>
            <w:rFonts w:ascii="Times New Roman" w:hAnsi="Times New Roman" w:cs="Times New Roman"/>
          </w:rPr>
          <w:t xml:space="preserve"> But the result is that when considering just the minerals and all the micronutrients, the </w:t>
        </w:r>
      </w:ins>
      <w:ins w:id="311" w:author="Joey Bernhardt" w:date="2015-12-22T15:54:00Z">
        <w:r w:rsidR="0011774F">
          <w:rPr>
            <w:rFonts w:ascii="Times New Roman" w:hAnsi="Times New Roman" w:cs="Times New Roman"/>
          </w:rPr>
          <w:t xml:space="preserve">functional </w:t>
        </w:r>
      </w:ins>
      <w:ins w:id="312" w:author="Joey Bernhardt" w:date="2015-12-22T15:52:00Z">
        <w:r w:rsidR="00675478">
          <w:rPr>
            <w:rFonts w:ascii="Times New Roman" w:hAnsi="Times New Roman" w:cs="Times New Roman"/>
          </w:rPr>
          <w:t xml:space="preserve">group </w:t>
        </w:r>
      </w:ins>
      <w:ins w:id="313"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314" w:author="Joey Bernhardt" w:date="2015-12-22T15:52:00Z">
        <w:r w:rsidR="00675478">
          <w:rPr>
            <w:rFonts w:ascii="Times New Roman" w:hAnsi="Times New Roman" w:cs="Times New Roman"/>
          </w:rPr>
          <w:t xml:space="preserve">means </w:t>
        </w:r>
      </w:ins>
      <w:ins w:id="315" w:author="Joey Bernhardt" w:date="2015-12-22T15:53:00Z">
        <w:r w:rsidR="00675478">
          <w:rPr>
            <w:rFonts w:ascii="Times New Roman" w:hAnsi="Times New Roman" w:cs="Times New Roman"/>
          </w:rPr>
          <w:t>in multivariate nutrient trait space are different from each other (PERMANOVA, p = 0.001)</w:t>
        </w:r>
      </w:ins>
    </w:p>
    <w:p w14:paraId="7779C952" w14:textId="77777777" w:rsidR="006478BF" w:rsidRPr="006478BF" w:rsidRDefault="006478BF">
      <w:pPr>
        <w:spacing w:line="360" w:lineRule="auto"/>
        <w:rPr>
          <w:rFonts w:ascii="Times New Roman" w:hAnsi="Times New Roman" w:cs="Times New Roman"/>
          <w:b/>
          <w:rPrChange w:id="316" w:author="Joey Bernhardt" w:date="2015-12-22T14:37:00Z">
            <w:rPr/>
          </w:rPrChange>
        </w:rPr>
        <w:pPrChange w:id="317" w:author="Joey Bernhardt" w:date="2015-12-22T14:37:00Z">
          <w:pPr>
            <w:pStyle w:val="ListParagraph"/>
            <w:numPr>
              <w:numId w:val="2"/>
            </w:numPr>
            <w:ind w:hanging="360"/>
          </w:pPr>
        </w:pPrChange>
      </w:pPr>
    </w:p>
    <w:p w14:paraId="06708B32" w14:textId="6AF2F3C0" w:rsidR="001149D6" w:rsidRPr="00DC1B3B" w:rsidRDefault="001149D6">
      <w:pPr>
        <w:pStyle w:val="ListParagraph"/>
        <w:numPr>
          <w:ilvl w:val="0"/>
          <w:numId w:val="2"/>
        </w:numPr>
        <w:spacing w:line="360" w:lineRule="auto"/>
        <w:rPr>
          <w:rFonts w:ascii="Times New Roman" w:hAnsi="Times New Roman" w:cs="Times New Roman"/>
          <w:b/>
        </w:rPr>
        <w:pPrChange w:id="318" w:author="Joey Bernhardt" w:date="2015-12-18T16:24:00Z">
          <w:pPr>
            <w:pStyle w:val="ListParagraph"/>
            <w:numPr>
              <w:numId w:val="2"/>
            </w:numPr>
            <w:ind w:hanging="360"/>
          </w:pPr>
        </w:pPrChange>
      </w:pPr>
      <w:r w:rsidRPr="00DC1B3B">
        <w:rPr>
          <w:rFonts w:ascii="Times New Roman" w:hAnsi="Times New Roman" w:cs="Times New Roman"/>
          <w:b/>
        </w:rPr>
        <w:t>Within functional groups, some traits such body size and latitude are strongly associated with nutritional profile.</w:t>
      </w:r>
    </w:p>
    <w:p w14:paraId="42D603FA" w14:textId="27635EF8" w:rsidR="00A91F6C" w:rsidRDefault="00A91F6C">
      <w:pPr>
        <w:pStyle w:val="ListParagraph"/>
        <w:numPr>
          <w:ilvl w:val="0"/>
          <w:numId w:val="2"/>
        </w:numPr>
        <w:spacing w:line="360" w:lineRule="auto"/>
        <w:rPr>
          <w:ins w:id="319" w:author="Joey Bernhardt" w:date="2015-12-22T16:03:00Z"/>
          <w:rFonts w:ascii="Times New Roman" w:hAnsi="Times New Roman" w:cs="Times New Roman"/>
          <w:b/>
        </w:rPr>
        <w:pPrChange w:id="320" w:author="Joey Bernhardt" w:date="2015-12-18T16:24:00Z">
          <w:pPr>
            <w:pStyle w:val="ListParagraph"/>
            <w:numPr>
              <w:numId w:val="2"/>
            </w:numPr>
            <w:ind w:hanging="360"/>
          </w:pPr>
        </w:pPrChange>
      </w:pPr>
      <w:r w:rsidRPr="00DC1B3B">
        <w:rPr>
          <w:rFonts w:ascii="Times New Roman" w:hAnsi="Times New Roman" w:cs="Times New Roman"/>
          <w:b/>
        </w:rPr>
        <w:t>Few species contain reach DRI targets for multiple nutrients.</w:t>
      </w:r>
    </w:p>
    <w:p w14:paraId="51D6E3A7" w14:textId="70FFA163" w:rsidR="00965B71" w:rsidRDefault="00965B71">
      <w:pPr>
        <w:spacing w:line="360" w:lineRule="auto"/>
        <w:rPr>
          <w:ins w:id="321" w:author="Joey Bernhardt" w:date="2015-12-22T16:03:00Z"/>
          <w:rFonts w:ascii="Times New Roman" w:hAnsi="Times New Roman" w:cs="Times New Roman"/>
          <w:b/>
        </w:rPr>
        <w:pPrChange w:id="322" w:author="Joey Bernhardt" w:date="2015-12-22T16:03:00Z">
          <w:pPr>
            <w:pStyle w:val="ListParagraph"/>
            <w:numPr>
              <w:numId w:val="2"/>
            </w:numPr>
            <w:ind w:hanging="360"/>
          </w:pPr>
        </w:pPrChange>
      </w:pPr>
      <w:ins w:id="323" w:author="Joey Bernhardt" w:date="2015-12-22T16:03:00Z">
        <w:r>
          <w:rPr>
            <w:rFonts w:ascii="Times New Roman" w:hAnsi="Times New Roman" w:cs="Times New Roman"/>
            <w:b/>
          </w:rPr>
          <w:t xml:space="preserve">Figure 2. </w:t>
        </w:r>
      </w:ins>
    </w:p>
    <w:p w14:paraId="48AEB26B" w14:textId="1599660B" w:rsidR="00965B71" w:rsidRDefault="00204062">
      <w:pPr>
        <w:spacing w:line="360" w:lineRule="auto"/>
        <w:rPr>
          <w:ins w:id="324" w:author="Joey Bernhardt" w:date="2015-12-22T16:42:00Z"/>
          <w:rFonts w:ascii="Times New Roman" w:hAnsi="Times New Roman" w:cs="Times New Roman"/>
          <w:b/>
        </w:rPr>
        <w:pPrChange w:id="325" w:author="Joey Bernhardt" w:date="2015-12-22T16:03:00Z">
          <w:pPr>
            <w:pStyle w:val="ListParagraph"/>
            <w:numPr>
              <w:numId w:val="2"/>
            </w:numPr>
            <w:ind w:hanging="360"/>
          </w:pPr>
        </w:pPrChange>
      </w:pPr>
      <w:ins w:id="326" w:author="Joey Bernhardt" w:date="2015-12-22T16:42:00Z">
        <w:r>
          <w:rPr>
            <w:rFonts w:ascii="Times New Roman" w:hAnsi="Times New Roman" w:cs="Times New Roman"/>
            <w:b/>
          </w:rPr>
          <w:t>This is how many species reach DRI targets, by nutrient:</w:t>
        </w:r>
      </w:ins>
    </w:p>
    <w:p w14:paraId="26DD5F2F" w14:textId="61B48E55" w:rsidR="00204062" w:rsidRDefault="00204062">
      <w:pPr>
        <w:spacing w:line="360" w:lineRule="auto"/>
        <w:rPr>
          <w:ins w:id="327" w:author="Joey Bernhardt" w:date="2015-12-22T16:04:00Z"/>
          <w:rFonts w:ascii="Times New Roman" w:hAnsi="Times New Roman" w:cs="Times New Roman"/>
          <w:b/>
        </w:rPr>
        <w:pPrChange w:id="328" w:author="Joey Bernhardt" w:date="2015-12-22T16:03:00Z">
          <w:pPr>
            <w:pStyle w:val="ListParagraph"/>
            <w:numPr>
              <w:numId w:val="2"/>
            </w:numPr>
            <w:ind w:hanging="360"/>
          </w:pPr>
        </w:pPrChange>
      </w:pPr>
      <w:ins w:id="329" w:author="Joey Bernhardt" w:date="2015-12-22T16:42:00Z">
        <w:r w:rsidRPr="00204062">
          <w:rPr>
            <w:rFonts w:ascii="Times New Roman" w:hAnsi="Times New Roman" w:cs="Times New Roman"/>
            <w:b/>
          </w:rPr>
          <w:t>10% RDI: calcium: 28/99, zinc: 39/101, iron: 23/104, EPA: 117/238, DHA: 168/235, Fat: 47/277, Protein: 251/251</w:t>
        </w:r>
      </w:ins>
    </w:p>
    <w:p w14:paraId="19DF5019" w14:textId="77777777" w:rsidR="00965B71" w:rsidRPr="00965B71" w:rsidRDefault="00965B71">
      <w:pPr>
        <w:spacing w:line="360" w:lineRule="auto"/>
        <w:rPr>
          <w:rFonts w:ascii="Times New Roman" w:hAnsi="Times New Roman" w:cs="Times New Roman"/>
          <w:b/>
          <w:rPrChange w:id="330" w:author="Joey Bernhardt" w:date="2015-12-22T16:03:00Z">
            <w:rPr/>
          </w:rPrChange>
        </w:rPr>
        <w:pPrChange w:id="331" w:author="Joey Bernhardt" w:date="2015-12-22T16:03:00Z">
          <w:pPr>
            <w:pStyle w:val="ListParagraph"/>
            <w:numPr>
              <w:numId w:val="2"/>
            </w:numPr>
            <w:ind w:hanging="360"/>
          </w:pPr>
        </w:pPrChange>
      </w:pPr>
    </w:p>
    <w:p w14:paraId="29EC57D9" w14:textId="62DDE324" w:rsidR="001149D6" w:rsidRDefault="001149D6">
      <w:pPr>
        <w:pStyle w:val="ListParagraph"/>
        <w:numPr>
          <w:ilvl w:val="0"/>
          <w:numId w:val="2"/>
        </w:numPr>
        <w:spacing w:line="360" w:lineRule="auto"/>
        <w:rPr>
          <w:ins w:id="332" w:author="Joey Bernhardt" w:date="2015-12-22T15:55:00Z"/>
          <w:rFonts w:ascii="Times New Roman" w:hAnsi="Times New Roman" w:cs="Times New Roman"/>
          <w:b/>
        </w:rPr>
        <w:pPrChange w:id="333" w:author="Joey Bernhardt" w:date="2015-12-18T16:24:00Z">
          <w:pPr>
            <w:pStyle w:val="ListParagraph"/>
            <w:numPr>
              <w:numId w:val="2"/>
            </w:numPr>
            <w:ind w:hanging="360"/>
          </w:pPr>
        </w:pPrChange>
      </w:pPr>
      <w:r w:rsidRPr="00DC1B3B">
        <w:rPr>
          <w:rFonts w:ascii="Times New Roman" w:hAnsi="Times New Roman" w:cs="Times New Roman"/>
          <w:b/>
        </w:rPr>
        <w:t>Functional group diversity enhances dietary nutritional diversity and nutritional benefits that human communities may derive from seafood assemblages.</w:t>
      </w:r>
      <w:r w:rsidR="00A91F6C" w:rsidRPr="00DC1B3B">
        <w:rPr>
          <w:rFonts w:ascii="Times New Roman" w:hAnsi="Times New Roman" w:cs="Times New Roman"/>
          <w:b/>
        </w:rPr>
        <w:t xml:space="preserve"> </w:t>
      </w:r>
      <w:ins w:id="334" w:author="Joey Bernhardt" w:date="2015-12-22T15:55:00Z">
        <w:r w:rsidR="001901BD">
          <w:rPr>
            <w:rFonts w:ascii="Times New Roman" w:hAnsi="Times New Roman" w:cs="Times New Roman"/>
            <w:b/>
          </w:rPr>
          <w:t>(</w:t>
        </w:r>
        <w:proofErr w:type="gramStart"/>
        <w:r w:rsidR="001901BD">
          <w:rPr>
            <w:rFonts w:ascii="Times New Roman" w:hAnsi="Times New Roman" w:cs="Times New Roman"/>
            <w:b/>
          </w:rPr>
          <w:t>nutrient</w:t>
        </w:r>
        <w:proofErr w:type="gramEnd"/>
        <w:r w:rsidR="001901BD">
          <w:rPr>
            <w:rFonts w:ascii="Times New Roman" w:hAnsi="Times New Roman" w:cs="Times New Roman"/>
            <w:b/>
          </w:rPr>
          <w:t xml:space="preserve"> accumulation curve). </w:t>
        </w:r>
      </w:ins>
    </w:p>
    <w:p w14:paraId="6FC7E660" w14:textId="77777777" w:rsidR="001901BD" w:rsidRPr="001901BD" w:rsidRDefault="001901BD">
      <w:pPr>
        <w:spacing w:line="360" w:lineRule="auto"/>
        <w:rPr>
          <w:rFonts w:ascii="Times New Roman" w:hAnsi="Times New Roman" w:cs="Times New Roman"/>
          <w:rPrChange w:id="335" w:author="Joey Bernhardt" w:date="2015-12-22T15:55:00Z">
            <w:rPr/>
          </w:rPrChange>
        </w:rPr>
        <w:pPrChange w:id="336" w:author="Joey Bernhardt" w:date="2015-12-22T15:55:00Z">
          <w:pPr>
            <w:pStyle w:val="ListParagraph"/>
            <w:numPr>
              <w:numId w:val="2"/>
            </w:numPr>
            <w:ind w:hanging="360"/>
          </w:pPr>
        </w:pPrChange>
      </w:pPr>
    </w:p>
    <w:p w14:paraId="640AB750" w14:textId="09AE6D2A" w:rsidR="00D067EE" w:rsidRPr="00DC1B3B" w:rsidRDefault="00D067EE">
      <w:pPr>
        <w:pStyle w:val="ListParagraph"/>
        <w:numPr>
          <w:ilvl w:val="0"/>
          <w:numId w:val="2"/>
        </w:numPr>
        <w:spacing w:line="360" w:lineRule="auto"/>
        <w:rPr>
          <w:rFonts w:ascii="Times New Roman" w:hAnsi="Times New Roman" w:cs="Times New Roman"/>
          <w:b/>
        </w:rPr>
        <w:pPrChange w:id="337" w:author="Joey Bernhardt" w:date="2015-12-18T16:24:00Z">
          <w:pPr>
            <w:pStyle w:val="ListParagraph"/>
            <w:numPr>
              <w:numId w:val="2"/>
            </w:numPr>
            <w:ind w:hanging="360"/>
          </w:pPr>
        </w:pPrChange>
      </w:pPr>
      <w:r w:rsidRPr="00DC1B3B">
        <w:rPr>
          <w:rFonts w:ascii="Times New Roman" w:hAnsi="Times New Roman" w:cs="Times New Roman"/>
          <w:b/>
        </w:rPr>
        <w:t xml:space="preserve">ADD SOME SORT OF CASE </w:t>
      </w:r>
      <w:proofErr w:type="gramStart"/>
      <w:r w:rsidRPr="00DC1B3B">
        <w:rPr>
          <w:rFonts w:ascii="Times New Roman" w:hAnsi="Times New Roman" w:cs="Times New Roman"/>
          <w:b/>
        </w:rPr>
        <w:t>STUDY</w:t>
      </w:r>
      <w:proofErr w:type="gramEnd"/>
      <w:r w:rsidRPr="00DC1B3B">
        <w:rPr>
          <w:rFonts w:ascii="Times New Roman" w:hAnsi="Times New Roman" w:cs="Times New Roman"/>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338"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339"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340" w:author="Joey Bernhardt" w:date="2015-12-18T16:24:00Z">
          <w:pPr/>
        </w:pPrChange>
      </w:pPr>
      <w:commentRangeStart w:id="341"/>
      <w:r w:rsidRPr="00DC1B3B">
        <w:rPr>
          <w:rFonts w:ascii="Times New Roman" w:hAnsi="Times New Roman" w:cs="Times New Roman"/>
          <w:b/>
        </w:rPr>
        <w:t>Discussion</w:t>
      </w:r>
      <w:commentRangeEnd w:id="341"/>
      <w:r w:rsidR="00675478">
        <w:rPr>
          <w:rStyle w:val="CommentReference"/>
          <w:rFonts w:ascii="Arial" w:eastAsia="Arial" w:hAnsi="Arial" w:cs="Arial"/>
          <w:color w:val="000000"/>
          <w:lang w:val="en-US"/>
        </w:rPr>
        <w:commentReference w:id="341"/>
      </w:r>
      <w:r w:rsidRPr="00DC1B3B">
        <w:rPr>
          <w:rFonts w:ascii="Times New Roman" w:hAnsi="Times New Roman" w:cs="Times New Roman"/>
          <w:b/>
        </w:rPr>
        <w:t>:</w:t>
      </w:r>
    </w:p>
    <w:p w14:paraId="6E182D90" w14:textId="77777777" w:rsidR="00EE6A99" w:rsidRPr="00DC1B3B" w:rsidRDefault="00EE6A99">
      <w:pPr>
        <w:spacing w:line="360" w:lineRule="auto"/>
        <w:rPr>
          <w:rFonts w:ascii="Times New Roman" w:hAnsi="Times New Roman" w:cs="Times New Roman"/>
          <w:b/>
        </w:rPr>
        <w:pPrChange w:id="342"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343"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344" w:author="Joey Bernhardt" w:date="2015-12-15T07:41:00Z"/>
          <w:rFonts w:ascii="Times New Roman" w:eastAsia="Times New Roman" w:hAnsi="Times New Roman" w:cs="Times New Roman"/>
          <w:sz w:val="24"/>
          <w:szCs w:val="24"/>
        </w:rPr>
      </w:pPr>
      <w:ins w:id="345"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346"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347"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348" w:author="Joey Bernhardt" w:date="2015-12-16T09:16:00Z"/>
          <w:rFonts w:ascii="Times New Roman" w:eastAsia="Times New Roman" w:hAnsi="Times New Roman" w:cs="Times New Roman"/>
          <w:sz w:val="24"/>
          <w:szCs w:val="24"/>
        </w:rPr>
      </w:pPr>
      <w:ins w:id="349"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350"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351" w:author="Joey Bernhardt" w:date="2015-12-16T12:58:00Z"/>
          <w:rFonts w:ascii="Times New Roman" w:eastAsia="Times New Roman" w:hAnsi="Times New Roman" w:cs="Times New Roman"/>
          <w:sz w:val="24"/>
          <w:szCs w:val="24"/>
        </w:rPr>
      </w:pPr>
      <w:ins w:id="352"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353" w:author="Joey Bernhardt" w:date="2015-12-16T12:48:00Z"/>
          <w:rFonts w:ascii="Times New Roman" w:eastAsia="Times New Roman" w:hAnsi="Times New Roman" w:cs="Times New Roman"/>
          <w:sz w:val="24"/>
          <w:szCs w:val="24"/>
        </w:rPr>
      </w:pPr>
      <w:ins w:id="354"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355"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356" w:author="Joey Bernhardt" w:date="2015-12-16T09:30:00Z"/>
          <w:rFonts w:ascii="Times New Roman" w:eastAsia="Times New Roman" w:hAnsi="Times New Roman" w:cs="Times New Roman"/>
          <w:sz w:val="24"/>
          <w:szCs w:val="24"/>
        </w:rPr>
      </w:pPr>
      <w:ins w:id="357"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358"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359"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360" w:author="Joey Bernhardt" w:date="2015-12-22T15:50:00Z"/>
          <w:rFonts w:ascii="Times New Roman" w:hAnsi="Times New Roman" w:cs="Times New Roman"/>
          <w:sz w:val="24"/>
          <w:szCs w:val="24"/>
          <w:rPrChange w:id="361" w:author="Joey Bernhardt" w:date="2015-12-18T16:08:00Z">
            <w:rPr>
              <w:del w:id="362" w:author="Joey Bernhardt" w:date="2015-12-22T15:50:00Z"/>
            </w:rPr>
          </w:rPrChange>
        </w:rPr>
      </w:pPr>
      <w:del w:id="363"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w:delText>
        </w:r>
        <w:commentRangeStart w:id="364"/>
        <w:r w:rsidRPr="00DC1B3B" w:rsidDel="00675478">
          <w:rPr>
            <w:rFonts w:ascii="Times New Roman" w:eastAsia="Times New Roman" w:hAnsi="Times New Roman" w:cs="Times New Roman"/>
            <w:b/>
            <w:sz w:val="24"/>
            <w:szCs w:val="24"/>
          </w:rPr>
          <w:delText>and</w:delText>
        </w:r>
        <w:commentRangeEnd w:id="364"/>
        <w:r w:rsidRPr="00DC1B3B" w:rsidDel="00675478">
          <w:rPr>
            <w:rFonts w:ascii="Times New Roman" w:hAnsi="Times New Roman" w:cs="Times New Roman"/>
            <w:sz w:val="24"/>
            <w:szCs w:val="24"/>
            <w:rPrChange w:id="365" w:author="Joey Bernhardt" w:date="2015-12-18T16:08:00Z">
              <w:rPr/>
            </w:rPrChange>
          </w:rPr>
          <w:commentReference w:id="364"/>
        </w:r>
        <w:r w:rsidRPr="00DC1B3B" w:rsidDel="00675478">
          <w:rPr>
            <w:rFonts w:ascii="Times New Roman" w:eastAsia="Times New Roman" w:hAnsi="Times New Roman" w:cs="Times New Roman"/>
            <w:b/>
            <w:sz w:val="24"/>
            <w:szCs w:val="24"/>
          </w:rPr>
          <w:delText xml:space="preserve">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366" w:author="Joey Bernhardt" w:date="2015-12-22T15:50:00Z"/>
          <w:rFonts w:ascii="Times New Roman" w:hAnsi="Times New Roman" w:cs="Times New Roman"/>
          <w:b/>
        </w:rPr>
        <w:pPrChange w:id="367" w:author="Joey Bernhardt" w:date="2015-12-18T16:24:00Z">
          <w:pPr/>
        </w:pPrChange>
      </w:pPr>
    </w:p>
    <w:p w14:paraId="68BF56A6" w14:textId="697CD167" w:rsidR="00EE6A99" w:rsidRPr="00DC1B3B" w:rsidDel="00675478" w:rsidRDefault="00EE6A99">
      <w:pPr>
        <w:pStyle w:val="normal0"/>
        <w:spacing w:line="360" w:lineRule="auto"/>
        <w:rPr>
          <w:del w:id="368" w:author="Joey Bernhardt" w:date="2015-12-22T15:50:00Z"/>
          <w:rFonts w:ascii="Times New Roman" w:hAnsi="Times New Roman" w:cs="Times New Roman"/>
          <w:sz w:val="24"/>
          <w:szCs w:val="24"/>
          <w:rPrChange w:id="369" w:author="Joey Bernhardt" w:date="2015-12-18T16:08:00Z">
            <w:rPr>
              <w:del w:id="370" w:author="Joey Bernhardt" w:date="2015-12-22T15:50:00Z"/>
            </w:rPr>
          </w:rPrChange>
        </w:rPr>
      </w:pPr>
      <w:del w:id="371"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372" w:author="Joey Bernhardt" w:date="2015-12-16T09:27:00Z"/>
          <w:rFonts w:ascii="Times New Roman" w:hAnsi="Times New Roman" w:cs="Times New Roman"/>
          <w:b/>
        </w:rPr>
        <w:pPrChange w:id="373" w:author="Joey Bernhardt" w:date="2015-12-18T16:24:00Z">
          <w:pPr/>
        </w:pPrChange>
      </w:pPr>
      <w:ins w:id="374" w:author="Joey Bernhardt" w:date="2015-12-16T09:27:00Z">
        <w:r w:rsidRPr="00DC1B3B">
          <w:rPr>
            <w:rFonts w:ascii="Times New Roman" w:hAnsi="Times New Roman" w:cs="Times New Roman"/>
            <w:b/>
          </w:rPr>
          <w:t>List of figures:</w:t>
        </w:r>
      </w:ins>
    </w:p>
    <w:p w14:paraId="5CDE295A" w14:textId="35D7E6E6" w:rsidR="00E0744F" w:rsidRDefault="00E0744F">
      <w:pPr>
        <w:pStyle w:val="ListParagraph"/>
        <w:numPr>
          <w:ilvl w:val="0"/>
          <w:numId w:val="3"/>
        </w:numPr>
        <w:spacing w:line="360" w:lineRule="auto"/>
        <w:rPr>
          <w:ins w:id="375" w:author="Joey Bernhardt" w:date="2015-12-18T17:41:00Z"/>
          <w:rFonts w:ascii="Times New Roman" w:hAnsi="Times New Roman" w:cs="Times New Roman"/>
          <w:b/>
        </w:rPr>
        <w:pPrChange w:id="376" w:author="Joey Bernhardt" w:date="2015-12-18T16:24:00Z">
          <w:pPr/>
        </w:pPrChange>
      </w:pPr>
      <w:ins w:id="377" w:author="Joey Bernhardt" w:date="2015-12-16T12:47:00Z">
        <w:r w:rsidRPr="00DC1B3B">
          <w:rPr>
            <w:rFonts w:ascii="Times New Roman" w:hAnsi="Times New Roman" w:cs="Times New Roman"/>
            <w:b/>
          </w:rPr>
          <w:t>Boxplot of nutrient concentrations, raw and in terms of DRI</w:t>
        </w:r>
      </w:ins>
    </w:p>
    <w:p w14:paraId="32F3B383" w14:textId="5A2128E7" w:rsidR="00700CED" w:rsidRPr="00700CED" w:rsidRDefault="00700CED">
      <w:pPr>
        <w:spacing w:line="360" w:lineRule="auto"/>
        <w:rPr>
          <w:ins w:id="378" w:author="Joey Bernhardt" w:date="2015-12-16T12:57:00Z"/>
          <w:rFonts w:ascii="Times New Roman" w:hAnsi="Times New Roman" w:cs="Times New Roman"/>
          <w:b/>
        </w:rPr>
        <w:pPrChange w:id="379" w:author="Joey Bernhardt" w:date="2015-12-18T17:41:00Z">
          <w:pPr/>
        </w:pPrChange>
      </w:pPr>
      <w:ins w:id="380" w:author="Joey Bernhardt" w:date="2015-12-18T17:42:00Z">
        <w:r>
          <w:rPr>
            <w:rFonts w:ascii="Times New Roman" w:hAnsi="Times New Roman" w:cs="Times New Roman"/>
            <w:b/>
            <w:noProof/>
            <w:lang w:val="en-US"/>
            <w:rPrChange w:id="381" w:author="Unknown">
              <w:rPr>
                <w:noProof/>
                <w:lang w:val="en-US"/>
              </w:rPr>
            </w:rPrChange>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2EE52E5F" w14:textId="6ED8BAB3" w:rsidR="001D3275" w:rsidRDefault="001D3275">
      <w:pPr>
        <w:pStyle w:val="ListParagraph"/>
        <w:numPr>
          <w:ilvl w:val="0"/>
          <w:numId w:val="3"/>
        </w:numPr>
        <w:spacing w:line="360" w:lineRule="auto"/>
        <w:rPr>
          <w:ins w:id="382" w:author="Joey Bernhardt" w:date="2015-12-18T17:43:00Z"/>
          <w:rFonts w:ascii="Times New Roman" w:hAnsi="Times New Roman" w:cs="Times New Roman"/>
          <w:b/>
        </w:rPr>
        <w:pPrChange w:id="383" w:author="Joey Bernhardt" w:date="2015-12-18T16:24:00Z">
          <w:pPr/>
        </w:pPrChange>
      </w:pPr>
      <w:ins w:id="384" w:author="Joey Bernhardt" w:date="2015-12-16T12:57:00Z">
        <w:r w:rsidRPr="00DC1B3B">
          <w:rPr>
            <w:rFonts w:ascii="Times New Roman" w:hAnsi="Times New Roman" w:cs="Times New Roman"/>
            <w:b/>
          </w:rPr>
          <w:t>Figure that shows proportion of body consumed and number of DRI targets</w:t>
        </w:r>
      </w:ins>
    </w:p>
    <w:p w14:paraId="514526D5" w14:textId="149B2262" w:rsidR="00700CED" w:rsidRPr="00700CED" w:rsidRDefault="00700CED">
      <w:pPr>
        <w:spacing w:line="360" w:lineRule="auto"/>
        <w:rPr>
          <w:ins w:id="385" w:author="Joey Bernhardt" w:date="2015-12-16T12:47:00Z"/>
          <w:rFonts w:ascii="Times New Roman" w:hAnsi="Times New Roman" w:cs="Times New Roman"/>
          <w:b/>
        </w:rPr>
        <w:pPrChange w:id="386" w:author="Joey Bernhardt" w:date="2015-12-18T17:43:00Z">
          <w:pPr/>
        </w:pPrChange>
      </w:pPr>
      <w:ins w:id="387" w:author="Joey Bernhardt" w:date="2015-12-18T17:43:00Z">
        <w:r>
          <w:rPr>
            <w:rFonts w:ascii="Times New Roman" w:hAnsi="Times New Roman" w:cs="Times New Roman"/>
            <w:b/>
            <w:noProof/>
            <w:lang w:val="en-US"/>
            <w:rPrChange w:id="388" w:author="Unknown">
              <w:rPr>
                <w:noProof/>
                <w:lang w:val="en-US"/>
              </w:rPr>
            </w:rPrChange>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6AE5270" w14:textId="74948534" w:rsidR="001420E8" w:rsidRDefault="001420E8">
      <w:pPr>
        <w:pStyle w:val="ListParagraph"/>
        <w:numPr>
          <w:ilvl w:val="0"/>
          <w:numId w:val="3"/>
        </w:numPr>
        <w:spacing w:line="360" w:lineRule="auto"/>
        <w:rPr>
          <w:ins w:id="389" w:author="Joey Bernhardt" w:date="2015-12-19T09:08:00Z"/>
          <w:rFonts w:ascii="Times New Roman" w:hAnsi="Times New Roman" w:cs="Times New Roman"/>
          <w:b/>
        </w:rPr>
        <w:pPrChange w:id="390" w:author="Joey Bernhardt" w:date="2015-12-18T16:24:00Z">
          <w:pPr/>
        </w:pPrChange>
      </w:pPr>
      <w:proofErr w:type="gramStart"/>
      <w:ins w:id="391" w:author="Joey Bernhardt" w:date="2015-12-16T09:27:00Z">
        <w:r w:rsidRPr="00DC1B3B">
          <w:rPr>
            <w:rFonts w:ascii="Times New Roman" w:hAnsi="Times New Roman" w:cs="Times New Roman"/>
            <w:b/>
            <w:rPrChange w:id="392" w:author="Joey Bernhardt" w:date="2015-12-18T16:08:00Z">
              <w:rPr/>
            </w:rPrChange>
          </w:rPr>
          <w:t>nutrient</w:t>
        </w:r>
        <w:proofErr w:type="gramEnd"/>
        <w:r w:rsidRPr="00DC1B3B">
          <w:rPr>
            <w:rFonts w:ascii="Times New Roman" w:hAnsi="Times New Roman" w:cs="Times New Roman"/>
            <w:b/>
            <w:rPrChange w:id="393" w:author="Joey Bernhardt" w:date="2015-12-18T16:08:00Z">
              <w:rPr/>
            </w:rPrChange>
          </w:rPr>
          <w:t xml:space="preserve"> accumulation curve</w:t>
        </w:r>
      </w:ins>
    </w:p>
    <w:p w14:paraId="028A34B1" w14:textId="7D37B92B" w:rsidR="00932779" w:rsidRPr="00DC1B3B" w:rsidRDefault="00825FEB">
      <w:pPr>
        <w:pStyle w:val="ListParagraph"/>
        <w:spacing w:line="360" w:lineRule="auto"/>
        <w:rPr>
          <w:ins w:id="394" w:author="Joey Bernhardt" w:date="2015-12-16T09:27:00Z"/>
          <w:rFonts w:ascii="Times New Roman" w:hAnsi="Times New Roman" w:cs="Times New Roman"/>
          <w:b/>
          <w:rPrChange w:id="395" w:author="Joey Bernhardt" w:date="2015-12-18T16:08:00Z">
            <w:rPr>
              <w:ins w:id="396" w:author="Joey Bernhardt" w:date="2015-12-16T09:27:00Z"/>
            </w:rPr>
          </w:rPrChange>
        </w:rPr>
        <w:pPrChange w:id="397" w:author="Joey Bernhardt" w:date="2015-12-19T09:08:00Z">
          <w:pPr/>
        </w:pPrChange>
      </w:pPr>
      <w:ins w:id="398" w:author="Joey Bernhardt" w:date="2015-12-22T10:45:00Z">
        <w:r>
          <w:rPr>
            <w:rFonts w:ascii="Times New Roman" w:hAnsi="Times New Roman" w:cs="Times New Roman"/>
            <w:b/>
            <w:noProof/>
            <w:lang w:val="en-US"/>
            <w:rPrChange w:id="399" w:author="Unknown">
              <w:rPr>
                <w:noProof/>
                <w:lang w:val="en-US"/>
              </w:rPr>
            </w:rPrChange>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400" w:author="Unknown">
              <w:rPr>
                <w:noProof/>
                <w:lang w:val="en-US"/>
              </w:rPr>
            </w:rPrChange>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26F80FA5" w14:textId="2BC46E92" w:rsidR="001420E8" w:rsidRPr="00DC1B3B" w:rsidRDefault="001420E8">
      <w:pPr>
        <w:pStyle w:val="ListParagraph"/>
        <w:numPr>
          <w:ilvl w:val="0"/>
          <w:numId w:val="3"/>
        </w:numPr>
        <w:spacing w:line="360" w:lineRule="auto"/>
        <w:rPr>
          <w:ins w:id="401" w:author="Joey Bernhardt" w:date="2015-12-16T09:27:00Z"/>
          <w:rFonts w:ascii="Times New Roman" w:hAnsi="Times New Roman" w:cs="Times New Roman"/>
          <w:b/>
        </w:rPr>
        <w:pPrChange w:id="402" w:author="Joey Bernhardt" w:date="2015-12-18T16:24:00Z">
          <w:pPr/>
        </w:pPrChange>
      </w:pPr>
      <w:proofErr w:type="spellStart"/>
      <w:proofErr w:type="gramStart"/>
      <w:ins w:id="403" w:author="Joey Bernhardt" w:date="2015-12-16T09:27:00Z">
        <w:r w:rsidRPr="00DC1B3B">
          <w:rPr>
            <w:rFonts w:ascii="Times New Roman" w:hAnsi="Times New Roman" w:cs="Times New Roman"/>
            <w:b/>
          </w:rPr>
          <w:t>nmds</w:t>
        </w:r>
        <w:proofErr w:type="spellEnd"/>
        <w:proofErr w:type="gramEnd"/>
        <w:r w:rsidRPr="00DC1B3B">
          <w:rPr>
            <w:rFonts w:ascii="Times New Roman" w:hAnsi="Times New Roman" w:cs="Times New Roman"/>
            <w:b/>
          </w:rPr>
          <w:t xml:space="preserve"> plot</w:t>
        </w:r>
      </w:ins>
    </w:p>
    <w:p w14:paraId="13E8D76B" w14:textId="314FF99E" w:rsidR="001420E8" w:rsidRDefault="001420E8">
      <w:pPr>
        <w:pStyle w:val="ListParagraph"/>
        <w:numPr>
          <w:ilvl w:val="0"/>
          <w:numId w:val="3"/>
        </w:numPr>
        <w:spacing w:line="360" w:lineRule="auto"/>
        <w:rPr>
          <w:ins w:id="404" w:author="Joey Bernhardt" w:date="2015-12-22T10:52:00Z"/>
          <w:rFonts w:ascii="Times New Roman" w:hAnsi="Times New Roman" w:cs="Times New Roman"/>
          <w:b/>
        </w:rPr>
        <w:pPrChange w:id="405" w:author="Joey Bernhardt" w:date="2015-12-18T16:24:00Z">
          <w:pPr/>
        </w:pPrChange>
      </w:pPr>
      <w:proofErr w:type="gramStart"/>
      <w:ins w:id="406" w:author="Joey Bernhardt" w:date="2015-12-16T09:28:00Z">
        <w:r w:rsidRPr="00DC1B3B">
          <w:rPr>
            <w:rFonts w:ascii="Times New Roman" w:hAnsi="Times New Roman" w:cs="Times New Roman"/>
            <w:b/>
          </w:rPr>
          <w:t>coefficient</w:t>
        </w:r>
        <w:proofErr w:type="gramEnd"/>
        <w:r w:rsidRPr="00DC1B3B">
          <w:rPr>
            <w:rFonts w:ascii="Times New Roman" w:hAnsi="Times New Roman" w:cs="Times New Roman"/>
            <w:b/>
          </w:rPr>
          <w:t xml:space="preserve"> plot for some nutrients or traits across nutrients</w:t>
        </w:r>
      </w:ins>
    </w:p>
    <w:p w14:paraId="1C6F6BB6" w14:textId="147ED85F" w:rsidR="00825FEB" w:rsidRPr="00DC1B3B" w:rsidRDefault="00825FEB">
      <w:pPr>
        <w:pStyle w:val="ListParagraph"/>
        <w:spacing w:line="360" w:lineRule="auto"/>
        <w:rPr>
          <w:ins w:id="407" w:author="Joey Bernhardt" w:date="2015-12-16T09:28:00Z"/>
          <w:rFonts w:ascii="Times New Roman" w:hAnsi="Times New Roman" w:cs="Times New Roman"/>
          <w:b/>
        </w:rPr>
        <w:pPrChange w:id="408" w:author="Joey Bernhardt" w:date="2015-12-22T10:52:00Z">
          <w:pPr/>
        </w:pPrChange>
      </w:pPr>
      <w:ins w:id="409" w:author="Joey Bernhardt" w:date="2015-12-22T10:53:00Z">
        <w:r>
          <w:rPr>
            <w:rFonts w:ascii="Times New Roman" w:hAnsi="Times New Roman" w:cs="Times New Roman"/>
            <w:b/>
            <w:noProof/>
            <w:lang w:val="en-US"/>
            <w:rPrChange w:id="410" w:author="Unknown">
              <w:rPr>
                <w:noProof/>
                <w:lang w:val="en-US"/>
              </w:rPr>
            </w:rPrChange>
          </w:rPr>
          <w:drawing>
            <wp:inline distT="0" distB="0" distL="0" distR="0" wp14:anchorId="543298B5" wp14:editId="42716D67">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29D2B17B" w14:textId="1A1A87BA" w:rsidR="001420E8" w:rsidRPr="00DC1B3B" w:rsidRDefault="001420E8">
      <w:pPr>
        <w:pStyle w:val="ListParagraph"/>
        <w:numPr>
          <w:ilvl w:val="0"/>
          <w:numId w:val="3"/>
        </w:numPr>
        <w:spacing w:line="360" w:lineRule="auto"/>
        <w:rPr>
          <w:ins w:id="411" w:author="Joey Bernhardt" w:date="2015-12-16T09:28:00Z"/>
          <w:rFonts w:ascii="Times New Roman" w:hAnsi="Times New Roman" w:cs="Times New Roman"/>
          <w:b/>
        </w:rPr>
        <w:pPrChange w:id="412" w:author="Joey Bernhardt" w:date="2015-12-18T16:24:00Z">
          <w:pPr/>
        </w:pPrChange>
      </w:pPr>
      <w:proofErr w:type="gramStart"/>
      <w:ins w:id="413" w:author="Joey Bernhardt" w:date="2015-12-16T09:28:00Z">
        <w:r w:rsidRPr="00DC1B3B">
          <w:rPr>
            <w:rFonts w:ascii="Times New Roman" w:hAnsi="Times New Roman" w:cs="Times New Roman"/>
            <w:b/>
          </w:rPr>
          <w:t>map</w:t>
        </w:r>
        <w:proofErr w:type="gramEnd"/>
        <w:r w:rsidRPr="00DC1B3B">
          <w:rPr>
            <w:rFonts w:ascii="Times New Roman" w:hAnsi="Times New Roman" w:cs="Times New Roman"/>
            <w:b/>
          </w:rPr>
          <w:t xml:space="preserve"> of sampling locations</w:t>
        </w:r>
      </w:ins>
    </w:p>
    <w:p w14:paraId="164CC47C" w14:textId="41DED3C8" w:rsidR="001420E8" w:rsidRPr="00DC1B3B" w:rsidRDefault="00825FEB">
      <w:pPr>
        <w:pStyle w:val="ListParagraph"/>
        <w:spacing w:line="360" w:lineRule="auto"/>
        <w:rPr>
          <w:ins w:id="414" w:author="Joey Bernhardt" w:date="2015-12-16T09:29:00Z"/>
          <w:rFonts w:ascii="Times New Roman" w:hAnsi="Times New Roman" w:cs="Times New Roman"/>
          <w:b/>
        </w:rPr>
        <w:pPrChange w:id="415" w:author="Joey Bernhardt" w:date="2015-12-18T16:24:00Z">
          <w:pPr/>
        </w:pPrChange>
      </w:pPr>
      <w:ins w:id="416" w:author="Joey Bernhardt" w:date="2015-12-22T10:52:00Z">
        <w:r>
          <w:rPr>
            <w:rFonts w:ascii="Times New Roman" w:hAnsi="Times New Roman" w:cs="Times New Roman"/>
            <w:b/>
            <w:noProof/>
            <w:lang w:val="en-US"/>
            <w:rPrChange w:id="417" w:author="Unknown">
              <w:rPr>
                <w:noProof/>
                <w:lang w:val="en-US"/>
              </w:rPr>
            </w:rPrChange>
          </w:rPr>
          <w:drawing>
            <wp:inline distT="0" distB="0" distL="0" distR="0" wp14:anchorId="4C3002D0" wp14:editId="6E40AAA1">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06D5AF05" w14:textId="217D3088" w:rsidR="001420E8" w:rsidRPr="00DC1B3B" w:rsidRDefault="001420E8">
      <w:pPr>
        <w:pStyle w:val="ListParagraph"/>
        <w:spacing w:line="360" w:lineRule="auto"/>
        <w:rPr>
          <w:ins w:id="418" w:author="Joey Bernhardt" w:date="2015-12-16T09:29:00Z"/>
          <w:rFonts w:ascii="Times New Roman" w:hAnsi="Times New Roman" w:cs="Times New Roman"/>
          <w:b/>
        </w:rPr>
        <w:pPrChange w:id="419" w:author="Joey Bernhardt" w:date="2015-12-18T16:24:00Z">
          <w:pPr/>
        </w:pPrChange>
      </w:pPr>
      <w:ins w:id="420"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421" w:author="Joey Bernhardt" w:date="2015-12-16T09:29:00Z"/>
          <w:rFonts w:ascii="Times New Roman" w:hAnsi="Times New Roman" w:cs="Times New Roman"/>
          <w:b/>
        </w:rPr>
        <w:pPrChange w:id="422" w:author="Joey Bernhardt" w:date="2015-12-18T16:24:00Z">
          <w:pPr/>
        </w:pPrChange>
      </w:pPr>
      <w:ins w:id="423"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424" w:author="Joey Bernhardt" w:date="2015-12-18T16:08:00Z">
            <w:rPr/>
          </w:rPrChange>
        </w:rPr>
        <w:pPrChange w:id="425"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767A41" w:rsidRDefault="00767A41">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3" w:author="Joey Bernhardt" w:date="2015-12-18T16:06:00Z" w:initials="JB">
    <w:p w14:paraId="150AA229" w14:textId="77777777" w:rsidR="00767A41" w:rsidRDefault="00767A41"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767A41" w:rsidRPr="006353BD" w:rsidRDefault="00767A41" w:rsidP="00DC1B3B">
      <w:pPr>
        <w:rPr>
          <w:rFonts w:ascii="Times New Roman" w:eastAsia="Times New Roman" w:hAnsi="Times New Roman" w:cs="Times New Roman"/>
          <w:b/>
        </w:rPr>
      </w:pPr>
    </w:p>
    <w:p w14:paraId="78AAB71E" w14:textId="77777777" w:rsidR="00767A41" w:rsidRDefault="00767A41"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767A41" w:rsidRDefault="00767A41"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767A41" w:rsidRDefault="00767A41"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767A41" w:rsidRDefault="00767A41" w:rsidP="00DC1B3B"/>
    <w:p w14:paraId="01297062" w14:textId="2DC90D29" w:rsidR="00767A41" w:rsidRDefault="00767A41">
      <w:pPr>
        <w:pStyle w:val="CommentText"/>
      </w:pPr>
    </w:p>
  </w:comment>
  <w:comment w:id="140" w:author="Joey Bernhardt" w:date="2015-12-18T16:19:00Z" w:initials="JB">
    <w:p w14:paraId="37F44FE8" w14:textId="49CBF162" w:rsidR="00767A41" w:rsidRDefault="00767A41">
      <w:pPr>
        <w:pStyle w:val="CommentText"/>
      </w:pPr>
      <w:r>
        <w:rPr>
          <w:rStyle w:val="CommentReference"/>
        </w:rPr>
        <w:annotationRef/>
      </w:r>
      <w:r>
        <w:t>Ok definitely need to fins a better way to phrase this.</w:t>
      </w:r>
    </w:p>
  </w:comment>
  <w:comment w:id="175" w:author="Joey Bernhardt" w:date="2015-12-09T13:50:00Z" w:initials="JB">
    <w:p w14:paraId="4AA4AB77" w14:textId="04FC9DC4" w:rsidR="00767A41" w:rsidRDefault="00767A41">
      <w:pPr>
        <w:pStyle w:val="CommentText"/>
      </w:pPr>
      <w:r>
        <w:rPr>
          <w:rStyle w:val="CommentReference"/>
        </w:rPr>
        <w:annotationRef/>
      </w:r>
      <w:r>
        <w:t>From older version of paper, not sure this is so relevant here.</w:t>
      </w:r>
    </w:p>
  </w:comment>
  <w:comment w:id="180" w:author="Mary O'Connor" w:date="2015-12-09T13:47:00Z" w:initials="">
    <w:p w14:paraId="6ABED765" w14:textId="77777777" w:rsidR="00767A41" w:rsidRDefault="00767A41"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2" w:author="Joey Bernhardt" w:date="2015-12-09T13:51:00Z" w:initials="JB">
    <w:p w14:paraId="52C4D5F6" w14:textId="3B4DEE5E" w:rsidR="00767A41" w:rsidRDefault="00767A41">
      <w:pPr>
        <w:pStyle w:val="CommentText"/>
      </w:pPr>
      <w:r>
        <w:rPr>
          <w:rStyle w:val="CommentReference"/>
        </w:rPr>
        <w:annotationRef/>
      </w:r>
      <w:r>
        <w:t>This isn’t quite true now with some of the new mollusk species</w:t>
      </w:r>
    </w:p>
  </w:comment>
  <w:comment w:id="184" w:author="Matthew Siegle" w:date="2015-12-09T13:47:00Z" w:initials="">
    <w:p w14:paraId="365A2997" w14:textId="77777777" w:rsidR="00767A41" w:rsidRDefault="00767A41" w:rsidP="00595F3D">
      <w:pPr>
        <w:pStyle w:val="normal0"/>
        <w:widowControl w:val="0"/>
        <w:spacing w:line="240" w:lineRule="auto"/>
      </w:pPr>
      <w:proofErr w:type="gramStart"/>
      <w:r>
        <w:t>brief</w:t>
      </w:r>
      <w:proofErr w:type="gramEnd"/>
      <w:r>
        <w:t xml:space="preserve"> description of this</w:t>
      </w:r>
    </w:p>
  </w:comment>
  <w:comment w:id="190" w:author="Joey Bernhardt" w:date="2015-12-09T13:52:00Z" w:initials="JB">
    <w:p w14:paraId="37BE6E9B" w14:textId="3E02FAF2" w:rsidR="00767A41" w:rsidRDefault="00767A41">
      <w:pPr>
        <w:pStyle w:val="CommentText"/>
      </w:pPr>
      <w:r>
        <w:rPr>
          <w:rStyle w:val="CommentReference"/>
        </w:rPr>
        <w:annotationRef/>
      </w:r>
      <w:proofErr w:type="gramStart"/>
      <w:r>
        <w:t>need</w:t>
      </w:r>
      <w:proofErr w:type="gramEnd"/>
      <w:r>
        <w:t xml:space="preserve"> to add in details on the multivariate stats.</w:t>
      </w:r>
    </w:p>
  </w:comment>
  <w:comment w:id="204" w:author="Mary O'Connor" w:date="2015-12-09T13:47:00Z" w:initials="">
    <w:p w14:paraId="3BFA4EE9" w14:textId="77777777" w:rsidR="00767A41" w:rsidRDefault="00767A41"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5" w:author="Joey Bernhardt" w:date="2015-12-09T13:47:00Z" w:initials="">
    <w:p w14:paraId="0CB21E4F" w14:textId="77777777" w:rsidR="00767A41" w:rsidRDefault="00767A41" w:rsidP="00595F3D">
      <w:pPr>
        <w:pStyle w:val="normal0"/>
        <w:widowControl w:val="0"/>
        <w:spacing w:line="240" w:lineRule="auto"/>
      </w:pPr>
      <w:proofErr w:type="gramStart"/>
      <w:r>
        <w:t>ok</w:t>
      </w:r>
      <w:proofErr w:type="gramEnd"/>
      <w:r>
        <w:t xml:space="preserve"> yes, will do</w:t>
      </w:r>
    </w:p>
  </w:comment>
  <w:comment w:id="341" w:author="Joey Bernhardt" w:date="2015-12-22T15:51:00Z" w:initials="JB">
    <w:p w14:paraId="44AC871B" w14:textId="77777777" w:rsidR="00767A41" w:rsidRPr="00DC1B3B" w:rsidRDefault="00767A41" w:rsidP="00675478">
      <w:pPr>
        <w:pStyle w:val="normal0"/>
        <w:spacing w:line="360" w:lineRule="auto"/>
        <w:rPr>
          <w:rFonts w:ascii="Times New Roman" w:eastAsia="Times New Roman" w:hAnsi="Times New Roman" w:cs="Times New Roman"/>
          <w:sz w:val="24"/>
          <w:szCs w:val="24"/>
        </w:rPr>
      </w:pPr>
      <w:r>
        <w:rPr>
          <w:rStyle w:val="CommentReference"/>
        </w:rPr>
        <w:annotationRef/>
      </w:r>
    </w:p>
    <w:p w14:paraId="29C7FE10" w14:textId="77777777" w:rsidR="00767A41" w:rsidRPr="00DC1B3B" w:rsidRDefault="00767A41" w:rsidP="00675478">
      <w:pPr>
        <w:pStyle w:val="normal0"/>
        <w:spacing w:line="360" w:lineRule="auto"/>
        <w:rPr>
          <w:rFonts w:ascii="Times New Roman" w:eastAsia="Times New Roman" w:hAnsi="Times New Roman" w:cs="Times New Roman"/>
          <w:sz w:val="24"/>
          <w:szCs w:val="24"/>
        </w:rPr>
      </w:pPr>
    </w:p>
    <w:p w14:paraId="786A6AD3" w14:textId="77777777" w:rsidR="00767A41" w:rsidRPr="00F77D4E" w:rsidRDefault="00767A41"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b/>
          <w:sz w:val="24"/>
          <w:szCs w:val="24"/>
        </w:rPr>
        <w:t>The two axes that most strongly control nutritional content of the edible portion are body size and latitude. In order to meet at least 25% of RDI for a range of nutrients, species must be XX size and</w:t>
      </w:r>
      <w:r w:rsidRPr="00F77D4E">
        <w:rPr>
          <w:rFonts w:ascii="Times New Roman" w:hAnsi="Times New Roman" w:cs="Times New Roman"/>
          <w:sz w:val="24"/>
          <w:szCs w:val="24"/>
        </w:rPr>
        <w:annotationRef/>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59117A4" w14:textId="77777777" w:rsidR="00767A41" w:rsidRPr="00DC1B3B" w:rsidRDefault="00767A41" w:rsidP="00675478">
      <w:pPr>
        <w:spacing w:line="360" w:lineRule="auto"/>
        <w:rPr>
          <w:rFonts w:ascii="Times New Roman" w:hAnsi="Times New Roman" w:cs="Times New Roman"/>
          <w:b/>
        </w:rPr>
      </w:pPr>
    </w:p>
    <w:p w14:paraId="4A44B323" w14:textId="77777777" w:rsidR="00767A41" w:rsidRPr="00F77D4E" w:rsidRDefault="00767A41"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48992745" w14:textId="77777777" w:rsidR="00767A41" w:rsidRPr="00DC1B3B" w:rsidRDefault="00767A41" w:rsidP="00675478">
      <w:pPr>
        <w:spacing w:line="360" w:lineRule="auto"/>
        <w:rPr>
          <w:rFonts w:ascii="Times New Roman" w:hAnsi="Times New Roman" w:cs="Times New Roman"/>
          <w:b/>
        </w:rPr>
      </w:pPr>
    </w:p>
    <w:p w14:paraId="747A4936" w14:textId="125792EF" w:rsidR="00767A41" w:rsidRDefault="00767A41">
      <w:pPr>
        <w:pStyle w:val="CommentText"/>
      </w:pPr>
    </w:p>
  </w:comment>
  <w:comment w:id="364" w:author="Joey Bernhardt" w:date="2015-12-09T14:13:00Z" w:initials="">
    <w:p w14:paraId="73DE6DC1" w14:textId="77777777" w:rsidR="00767A41" w:rsidRDefault="00767A41"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E0D51"/>
    <w:multiLevelType w:val="hybridMultilevel"/>
    <w:tmpl w:val="B94A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22C14"/>
    <w:rsid w:val="000B0F80"/>
    <w:rsid w:val="000B6943"/>
    <w:rsid w:val="000D3CFC"/>
    <w:rsid w:val="001149D6"/>
    <w:rsid w:val="00115ABA"/>
    <w:rsid w:val="0011774F"/>
    <w:rsid w:val="00130A90"/>
    <w:rsid w:val="001420E8"/>
    <w:rsid w:val="001875F2"/>
    <w:rsid w:val="001901BD"/>
    <w:rsid w:val="001B234C"/>
    <w:rsid w:val="001B4C44"/>
    <w:rsid w:val="001C551A"/>
    <w:rsid w:val="001C71A2"/>
    <w:rsid w:val="001D3275"/>
    <w:rsid w:val="001F3FC5"/>
    <w:rsid w:val="00204062"/>
    <w:rsid w:val="0024109E"/>
    <w:rsid w:val="00246CFA"/>
    <w:rsid w:val="0026342E"/>
    <w:rsid w:val="002E2FBB"/>
    <w:rsid w:val="002F535C"/>
    <w:rsid w:val="00313B44"/>
    <w:rsid w:val="003307D9"/>
    <w:rsid w:val="003400D1"/>
    <w:rsid w:val="00387237"/>
    <w:rsid w:val="00397AD7"/>
    <w:rsid w:val="003F13B2"/>
    <w:rsid w:val="003F24E2"/>
    <w:rsid w:val="004174B2"/>
    <w:rsid w:val="00441F68"/>
    <w:rsid w:val="00442796"/>
    <w:rsid w:val="00445BB7"/>
    <w:rsid w:val="00460410"/>
    <w:rsid w:val="004973B8"/>
    <w:rsid w:val="004E60E0"/>
    <w:rsid w:val="005118D6"/>
    <w:rsid w:val="005163B3"/>
    <w:rsid w:val="00550F29"/>
    <w:rsid w:val="0057210D"/>
    <w:rsid w:val="00595F3D"/>
    <w:rsid w:val="005C222B"/>
    <w:rsid w:val="005F3207"/>
    <w:rsid w:val="006353BD"/>
    <w:rsid w:val="006478BF"/>
    <w:rsid w:val="006745AE"/>
    <w:rsid w:val="00675478"/>
    <w:rsid w:val="00700CED"/>
    <w:rsid w:val="007135B0"/>
    <w:rsid w:val="00767A41"/>
    <w:rsid w:val="007A4551"/>
    <w:rsid w:val="007E4AFF"/>
    <w:rsid w:val="00802184"/>
    <w:rsid w:val="00825A32"/>
    <w:rsid w:val="00825FEB"/>
    <w:rsid w:val="00843D4A"/>
    <w:rsid w:val="008C72B4"/>
    <w:rsid w:val="008F5925"/>
    <w:rsid w:val="00904159"/>
    <w:rsid w:val="00931E43"/>
    <w:rsid w:val="00932779"/>
    <w:rsid w:val="00937692"/>
    <w:rsid w:val="00952BF7"/>
    <w:rsid w:val="00965B71"/>
    <w:rsid w:val="00975290"/>
    <w:rsid w:val="00987BEF"/>
    <w:rsid w:val="00996881"/>
    <w:rsid w:val="009A2EDD"/>
    <w:rsid w:val="009A5E5D"/>
    <w:rsid w:val="009C348C"/>
    <w:rsid w:val="009D175E"/>
    <w:rsid w:val="009E6056"/>
    <w:rsid w:val="00A11176"/>
    <w:rsid w:val="00A24A1E"/>
    <w:rsid w:val="00A26FDF"/>
    <w:rsid w:val="00A463B7"/>
    <w:rsid w:val="00A543D7"/>
    <w:rsid w:val="00A91F6C"/>
    <w:rsid w:val="00B17699"/>
    <w:rsid w:val="00B3189C"/>
    <w:rsid w:val="00B34778"/>
    <w:rsid w:val="00BB72C7"/>
    <w:rsid w:val="00C1503E"/>
    <w:rsid w:val="00C3791E"/>
    <w:rsid w:val="00C52195"/>
    <w:rsid w:val="00D0434B"/>
    <w:rsid w:val="00D067EE"/>
    <w:rsid w:val="00D42066"/>
    <w:rsid w:val="00D57615"/>
    <w:rsid w:val="00D81216"/>
    <w:rsid w:val="00D8506F"/>
    <w:rsid w:val="00DA5BD0"/>
    <w:rsid w:val="00DB544C"/>
    <w:rsid w:val="00DC1B3B"/>
    <w:rsid w:val="00DF3C4B"/>
    <w:rsid w:val="00E0744F"/>
    <w:rsid w:val="00ED1029"/>
    <w:rsid w:val="00EE44E9"/>
    <w:rsid w:val="00EE6A99"/>
    <w:rsid w:val="00F40769"/>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15</Pages>
  <Words>3449</Words>
  <Characters>19664</Characters>
  <Application>Microsoft Macintosh Word</Application>
  <DocSecurity>0</DocSecurity>
  <Lines>163</Lines>
  <Paragraphs>46</Paragraphs>
  <ScaleCrop>false</ScaleCrop>
  <Company/>
  <LinksUpToDate>false</LinksUpToDate>
  <CharactersWithSpaces>23067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18</cp:revision>
  <dcterms:created xsi:type="dcterms:W3CDTF">2015-12-16T17:23:00Z</dcterms:created>
  <dcterms:modified xsi:type="dcterms:W3CDTF">2015-12-23T15:42:00Z</dcterms:modified>
</cp:coreProperties>
</file>