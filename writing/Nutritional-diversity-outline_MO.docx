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commentRangeStart w:id="0"/>
      <w:r w:rsidRPr="00DC1B3B">
        <w:rPr>
          <w:rFonts w:ascii="Times New Roman" w:eastAsia="Times New Roman" w:hAnsi="Times New Roman" w:cs="Times New Roman"/>
          <w:sz w:val="24"/>
          <w:szCs w:val="24"/>
        </w:rPr>
        <w:t>Abstract</w:t>
      </w:r>
      <w:commentRangeEnd w:id="0"/>
      <w:r w:rsidR="00A11176" w:rsidRPr="00DC1B3B">
        <w:rPr>
          <w:rStyle w:val="CommentReference"/>
          <w:rFonts w:ascii="Times New Roman" w:eastAsia="Arial" w:hAnsi="Times New Roman" w:cs="Times New Roman"/>
          <w:b w:val="0"/>
          <w:sz w:val="24"/>
          <w:szCs w:val="24"/>
          <w:rPrChange w:id="1" w:author="Joey Bernhardt" w:date="2015-12-18T16:08:00Z">
            <w:rPr>
              <w:rStyle w:val="CommentReference"/>
              <w:rFonts w:ascii="Arial" w:eastAsia="Arial" w:hAnsi="Arial" w:cs="Arial"/>
              <w:b w:val="0"/>
            </w:rPr>
          </w:rPrChange>
        </w:rPr>
        <w:commentReference w:id="0"/>
      </w:r>
    </w:p>
    <w:p w14:paraId="1B598C3E" w14:textId="34CD8163"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proofErr w:type="gramStart"/>
      <w:r w:rsidR="00D57615" w:rsidRPr="00DC1B3B">
        <w:rPr>
          <w:rFonts w:ascii="Times New Roman" w:hAnsi="Times New Roman" w:cs="Times New Roman"/>
        </w:rPr>
        <w:t>well being</w:t>
      </w:r>
      <w:proofErr w:type="gramEnd"/>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ins w:id="2" w:author="Joey Bernhardt" w:date="2015-12-15T07:51:00Z">
        <w:r w:rsidR="006745AE" w:rsidRPr="00DC1B3B">
          <w:rPr>
            <w:rFonts w:ascii="Times New Roman" w:eastAsia="Times New Roman" w:hAnsi="Times New Roman" w:cs="Times New Roman"/>
          </w:rPr>
          <w:t xml:space="preserve">The nutrition benefits that humans derive from seafood are </w:t>
        </w:r>
      </w:ins>
      <w:ins w:id="3" w:author="Joey Bernhardt" w:date="2015-12-15T08:00:00Z">
        <w:r w:rsidR="00996881" w:rsidRPr="00DC1B3B">
          <w:rPr>
            <w:rFonts w:ascii="Times New Roman" w:eastAsia="Times New Roman" w:hAnsi="Times New Roman" w:cs="Times New Roman"/>
          </w:rPr>
          <w:t xml:space="preserve">not </w:t>
        </w:r>
      </w:ins>
      <w:ins w:id="4" w:author="Joey Bernhardt" w:date="2015-12-15T07:54:00Z">
        <w:r w:rsidR="006745AE" w:rsidRPr="00DC1B3B">
          <w:rPr>
            <w:rFonts w:ascii="Times New Roman" w:eastAsia="Times New Roman" w:hAnsi="Times New Roman" w:cs="Times New Roman"/>
          </w:rPr>
          <w:t>directly related to</w:t>
        </w:r>
      </w:ins>
      <w:ins w:id="5" w:author="Joey Bernhardt" w:date="2015-12-15T07:51:00Z">
        <w:r w:rsidR="006745AE" w:rsidRPr="00DC1B3B">
          <w:rPr>
            <w:rFonts w:ascii="Times New Roman" w:eastAsia="Times New Roman" w:hAnsi="Times New Roman" w:cs="Times New Roman"/>
          </w:rPr>
          <w:t xml:space="preserve"> the whole body stoichiometry of aquatic species, since the commonly consumed parts of aquatic species (i.e. the edible portion), range from the whole body (i.e. for shrimps) to highly </w:t>
        </w:r>
      </w:ins>
      <w:ins w:id="6" w:author="Joey Bernhardt" w:date="2015-12-15T07:55:00Z">
        <w:r w:rsidR="006745AE" w:rsidRPr="00DC1B3B">
          <w:rPr>
            <w:rFonts w:ascii="Times New Roman" w:eastAsia="Times New Roman" w:hAnsi="Times New Roman" w:cs="Times New Roman"/>
          </w:rPr>
          <w:t>restricted</w:t>
        </w:r>
      </w:ins>
      <w:ins w:id="7" w:author="Joey Bernhardt" w:date="2015-12-15T07:51:00Z">
        <w:r w:rsidR="006745AE" w:rsidRPr="00DC1B3B">
          <w:rPr>
            <w:rFonts w:ascii="Times New Roman" w:eastAsia="Times New Roman" w:hAnsi="Times New Roman" w:cs="Times New Roman"/>
          </w:rPr>
          <w:t xml:space="preserve"> portions of muscle tissue (i.e. tuna fillets)</w:t>
        </w:r>
      </w:ins>
      <w:ins w:id="8" w:author="Joey Bernhardt" w:date="2015-12-15T08:02:00Z">
        <w:r w:rsidR="00996881" w:rsidRPr="00DC1B3B">
          <w:rPr>
            <w:rFonts w:ascii="Times New Roman" w:eastAsia="Times New Roman" w:hAnsi="Times New Roman" w:cs="Times New Roman"/>
          </w:rPr>
          <w:t>, and nutrients are not evenly distributed across all tissues</w:t>
        </w:r>
      </w:ins>
      <w:ins w:id="9" w:author="Joey Bernhardt" w:date="2015-12-15T07:51:00Z">
        <w:r w:rsidR="006745AE" w:rsidRPr="00DC1B3B">
          <w:rPr>
            <w:rFonts w:ascii="Times New Roman" w:eastAsia="Times New Roman" w:hAnsi="Times New Roman" w:cs="Times New Roman"/>
          </w:rPr>
          <w:t xml:space="preserve">. </w:t>
        </w:r>
      </w:ins>
      <w:ins w:id="10" w:author="Joey Bernhardt" w:date="2015-12-15T07:52:00Z">
        <w:r w:rsidR="006745AE" w:rsidRPr="00DC1B3B">
          <w:rPr>
            <w:rFonts w:ascii="Times New Roman" w:eastAsia="Times New Roman" w:hAnsi="Times New Roman" w:cs="Times New Roman"/>
          </w:rPr>
          <w:t>To address this issue of selective human dietary practices, w</w:t>
        </w:r>
      </w:ins>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ins w:id="11" w:author="Joey Bernhardt" w:date="2015-12-15T07:52:00Z">
        <w:r w:rsidR="006745AE" w:rsidRPr="00DC1B3B">
          <w:rPr>
            <w:rFonts w:ascii="Times New Roman" w:eastAsia="Times New Roman" w:hAnsi="Times New Roman" w:cs="Times New Roman"/>
          </w:rPr>
          <w:t>, which is restricted to the edible portion,</w:t>
        </w:r>
      </w:ins>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ins w:id="12" w:author="Joey Bernhardt" w:date="2015-12-15T07:37:00Z">
        <w:r w:rsidR="001875F2" w:rsidRPr="00DC1B3B">
          <w:rPr>
            <w:rFonts w:ascii="Times New Roman" w:eastAsia="Times New Roman" w:hAnsi="Times New Roman" w:cs="Times New Roman"/>
          </w:rPr>
          <w:t xml:space="preserve">species’ traits and their </w:t>
        </w:r>
      </w:ins>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ins w:id="13" w:author="Joey Bernhardt" w:date="2015-12-18T15:22:00Z">
        <w:r w:rsidR="00445BB7" w:rsidRPr="00DC1B3B">
          <w:rPr>
            <w:rFonts w:ascii="Times New Roman" w:eastAsia="Times New Roman" w:hAnsi="Times New Roman" w:cs="Times New Roman"/>
          </w:rPr>
          <w:t xml:space="preserve">dietary </w:t>
        </w:r>
      </w:ins>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ins w:id="14" w:author="Mary O'Connor" w:date="2015-12-14T13:33:00Z">
        <w:r w:rsidR="00A11176" w:rsidRPr="00DC1B3B">
          <w:rPr>
            <w:rFonts w:ascii="Times New Roman" w:eastAsia="Times New Roman" w:hAnsi="Times New Roman" w:cs="Times New Roman"/>
          </w:rPr>
          <w:t xml:space="preserve">variation in </w:t>
        </w:r>
      </w:ins>
      <w:r w:rsidRPr="00DC1B3B">
        <w:rPr>
          <w:rFonts w:ascii="Times New Roman" w:eastAsia="Times New Roman" w:hAnsi="Times New Roman" w:cs="Times New Roman"/>
        </w:rPr>
        <w:t>species’ nutritional value to human consumers</w:t>
      </w:r>
      <w:ins w:id="15" w:author="Mary O'Connor" w:date="2015-12-14T13:34:00Z">
        <w:r w:rsidR="00A11176" w:rsidRPr="00DC1B3B">
          <w:rPr>
            <w:rFonts w:ascii="Times New Roman" w:eastAsia="Times New Roman" w:hAnsi="Times New Roman" w:cs="Times New Roman"/>
          </w:rPr>
          <w:t xml:space="preserve">, a metric of human </w:t>
        </w:r>
        <w:proofErr w:type="gramStart"/>
        <w:r w:rsidR="00A11176" w:rsidRPr="00DC1B3B">
          <w:rPr>
            <w:rFonts w:ascii="Times New Roman" w:eastAsia="Times New Roman" w:hAnsi="Times New Roman" w:cs="Times New Roman"/>
          </w:rPr>
          <w:t>well-being</w:t>
        </w:r>
        <w:proofErr w:type="gramEnd"/>
        <w:r w:rsidR="00A11176" w:rsidRPr="00DC1B3B">
          <w:rPr>
            <w:rFonts w:ascii="Times New Roman" w:eastAsia="Times New Roman" w:hAnsi="Times New Roman" w:cs="Times New Roman"/>
          </w:rPr>
          <w:t>,</w:t>
        </w:r>
      </w:ins>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ins w:id="16" w:author="Mary O'Connor" w:date="2015-12-14T13:39:00Z">
        <w:r w:rsidR="00A11176" w:rsidRPr="00DC1B3B">
          <w:rPr>
            <w:rFonts w:ascii="Times New Roman" w:eastAsia="Times New Roman" w:hAnsi="Times New Roman" w:cs="Times New Roman"/>
          </w:rPr>
          <w:t xml:space="preserve">functional </w:t>
        </w:r>
      </w:ins>
      <w:r w:rsidRPr="00DC1B3B">
        <w:rPr>
          <w:rFonts w:ascii="Times New Roman" w:eastAsia="Times New Roman" w:hAnsi="Times New Roman" w:cs="Times New Roman"/>
        </w:rPr>
        <w:t xml:space="preserve">trait-based approach is effective at simplifying the </w:t>
      </w:r>
      <w:ins w:id="17" w:author="Mary O'Connor" w:date="2015-12-14T13:39:00Z">
        <w:r w:rsidR="00A11176" w:rsidRPr="00DC1B3B">
          <w:rPr>
            <w:rFonts w:ascii="Times New Roman" w:eastAsia="Times New Roman" w:hAnsi="Times New Roman" w:cs="Times New Roman"/>
          </w:rPr>
          <w:t xml:space="preserve">nutritional </w:t>
        </w:r>
      </w:ins>
      <w:r w:rsidRPr="00DC1B3B">
        <w:rPr>
          <w:rFonts w:ascii="Times New Roman" w:eastAsia="Times New Roman" w:hAnsi="Times New Roman" w:cs="Times New Roman"/>
        </w:rPr>
        <w:t xml:space="preserve">complexity of aquatic food webs into a few key axes that strongly control the composition of micronutrients in fish assemblages. For some, but not all, nutrients we analyzed (e.g.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ecological </w:t>
      </w:r>
      <w:r w:rsidR="004174B2" w:rsidRPr="00DC1B3B">
        <w:rPr>
          <w:rFonts w:ascii="Times New Roman" w:eastAsia="Times New Roman" w:hAnsi="Times New Roman" w:cs="Times New Roman"/>
        </w:rPr>
        <w:t>structure</w:t>
      </w:r>
      <w:r w:rsidRPr="00DC1B3B">
        <w:rPr>
          <w:rFonts w:ascii="Times New Roman" w:eastAsia="Times New Roman" w:hAnsi="Times New Roman" w:cs="Times New Roman"/>
        </w:rPr>
        <w:t xml:space="preserve"> with one metric of human </w:t>
      </w:r>
      <w:proofErr w:type="gramStart"/>
      <w:r w:rsidR="00D0434B" w:rsidRPr="00DC1B3B">
        <w:rPr>
          <w:rFonts w:ascii="Times New Roman" w:eastAsia="Times New Roman" w:hAnsi="Times New Roman" w:cs="Times New Roman"/>
        </w:rPr>
        <w:t>well-being</w:t>
      </w:r>
      <w:proofErr w:type="gramEnd"/>
      <w:r w:rsidRPr="00DC1B3B">
        <w:rPr>
          <w:rFonts w:ascii="Times New Roman" w:eastAsia="Times New Roman" w:hAnsi="Times New Roman" w:cs="Times New Roman"/>
        </w:rPr>
        <w:t xml:space="preserve"> to suggest that a diverse fish assemblage can support a more nutritious diet to local seafood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pPr>
        <w:spacing w:line="360" w:lineRule="auto"/>
        <w:rPr>
          <w:rFonts w:ascii="Times New Roman" w:hAnsi="Times New Roman" w:cs="Times New Roman"/>
          <w:b/>
        </w:rPr>
        <w:pPrChange w:id="18" w:author="Joey Bernhardt" w:date="2015-12-18T16:24:00Z">
          <w:pPr/>
        </w:pPrChange>
      </w:pPr>
      <w:r w:rsidRPr="00DC1B3B">
        <w:rPr>
          <w:rFonts w:ascii="Times New Roman" w:hAnsi="Times New Roman" w:cs="Times New Roman"/>
          <w:b/>
        </w:rPr>
        <w:t>Introduction</w:t>
      </w:r>
    </w:p>
    <w:p w14:paraId="58D17E01" w14:textId="77777777" w:rsidR="00550F29" w:rsidRPr="00DC1B3B" w:rsidRDefault="00550F29">
      <w:pPr>
        <w:spacing w:line="360" w:lineRule="auto"/>
        <w:rPr>
          <w:rFonts w:ascii="Times New Roman" w:hAnsi="Times New Roman" w:cs="Times New Roman"/>
          <w:b/>
        </w:rPr>
        <w:pPrChange w:id="19" w:author="Joey Bernhardt" w:date="2015-12-18T16:24:00Z">
          <w:pPr/>
        </w:pPrChange>
      </w:pPr>
    </w:p>
    <w:p w14:paraId="5E5F207C" w14:textId="3356AEDE" w:rsidR="00A463B7" w:rsidRPr="00DC1B3B" w:rsidRDefault="00A463B7">
      <w:pPr>
        <w:spacing w:line="360" w:lineRule="auto"/>
        <w:rPr>
          <w:rFonts w:ascii="Times New Roman" w:eastAsia="Times New Roman" w:hAnsi="Times New Roman" w:cs="Times New Roman"/>
          <w:b/>
        </w:rPr>
        <w:pPrChange w:id="20" w:author="Joey Bernhardt" w:date="2015-12-18T16:24:00Z">
          <w:pPr/>
        </w:pPrChange>
      </w:pPr>
      <w:r w:rsidRPr="00DC1B3B">
        <w:rPr>
          <w:rFonts w:ascii="Times New Roman" w:eastAsia="Times New Roman" w:hAnsi="Times New Roman" w:cs="Times New Roman"/>
          <w:b/>
        </w:rPr>
        <w:t>Nutrition as an ecosystem function and service</w:t>
      </w:r>
    </w:p>
    <w:p w14:paraId="522B6497" w14:textId="77777777" w:rsidR="00EE44E9" w:rsidRPr="00DC1B3B" w:rsidDel="00A24A1E" w:rsidRDefault="00EE44E9">
      <w:pPr>
        <w:pStyle w:val="normal0"/>
        <w:spacing w:line="360" w:lineRule="auto"/>
        <w:rPr>
          <w:del w:id="21" w:author="Joey Bernhardt" w:date="2015-12-18T16:24:00Z"/>
          <w:rFonts w:ascii="Times New Roman" w:eastAsia="Times New Roman" w:hAnsi="Times New Roman" w:cs="Times New Roman"/>
          <w:sz w:val="24"/>
          <w:szCs w:val="24"/>
        </w:rPr>
      </w:pPr>
    </w:p>
    <w:p w14:paraId="76CB10A6" w14:textId="0B46DC5C" w:rsidR="00EE44E9" w:rsidRPr="00DC1B3B" w:rsidRDefault="00EE44E9">
      <w:pPr>
        <w:pStyle w:val="normal0"/>
        <w:spacing w:line="360" w:lineRule="auto"/>
        <w:rPr>
          <w:rFonts w:ascii="Times New Roman" w:hAnsi="Times New Roman" w:cs="Times New Roman"/>
          <w:sz w:val="24"/>
          <w:szCs w:val="24"/>
          <w:rPrChange w:id="22" w:author="Joey Bernhardt" w:date="2015-12-18T16:08:00Z">
            <w:rPr/>
          </w:rPrChange>
        </w:rPr>
      </w:pPr>
      <w:r w:rsidRPr="00DC1B3B">
        <w:rPr>
          <w:rFonts w:ascii="Times New Roman" w:eastAsia="Times New Roman" w:hAnsi="Times New Roman" w:cs="Times New Roman"/>
          <w:sz w:val="24"/>
          <w:szCs w:val="24"/>
        </w:rPr>
        <w:t xml:space="preserve">Despite its clear links to human well being, the role of aquatic assemblages in provisioning of essential micronutrients has been under-represented in marine ecosystem service concepts. For both human and non-human consumers, the nutritional quality of </w:t>
      </w:r>
      <w:r w:rsidRPr="00DC1B3B">
        <w:rPr>
          <w:rFonts w:ascii="Times New Roman" w:eastAsia="Times New Roman" w:hAnsi="Times New Roman" w:cs="Times New Roman"/>
          <w:sz w:val="24"/>
          <w:szCs w:val="24"/>
        </w:rPr>
        <w:lastRenderedPageBreak/>
        <w:t>prey species plays a fundamental role in ecosystem function. Food webs characterized by nutritionally valuable prey support higher consumer and predator biomass and have higher trophic transfer efficiencies (</w:t>
      </w:r>
      <w:proofErr w:type="spellStart"/>
      <w:r w:rsidRPr="00DC1B3B">
        <w:rPr>
          <w:rFonts w:ascii="Times New Roman" w:eastAsia="Times New Roman" w:hAnsi="Times New Roman" w:cs="Times New Roman"/>
          <w:sz w:val="24"/>
          <w:szCs w:val="24"/>
        </w:rPr>
        <w:t>Hecky</w:t>
      </w:r>
      <w:proofErr w:type="spellEnd"/>
      <w:r w:rsidRPr="00DC1B3B">
        <w:rPr>
          <w:rFonts w:ascii="Times New Roman" w:eastAsia="Times New Roman" w:hAnsi="Times New Roman" w:cs="Times New Roman"/>
          <w:sz w:val="24"/>
          <w:szCs w:val="24"/>
        </w:rPr>
        <w:t xml:space="preserve"> 1984, Muller Navarra et al. 2000, Brett et al. 2009). Changes in forage fish communities from lipid-rich to lipid-poor fish in the Pacific Ocean have caused predatory marine birds and mammals to shift their diet to less nutritionally valuable lipid-poor fish and suffer population declines (Rosen and </w:t>
      </w:r>
      <w:proofErr w:type="spellStart"/>
      <w:r w:rsidRPr="00DC1B3B">
        <w:rPr>
          <w:rFonts w:ascii="Times New Roman" w:eastAsia="Times New Roman" w:hAnsi="Times New Roman" w:cs="Times New Roman"/>
          <w:sz w:val="24"/>
          <w:szCs w:val="24"/>
        </w:rPr>
        <w:t>Trites</w:t>
      </w:r>
      <w:proofErr w:type="spellEnd"/>
      <w:r w:rsidRPr="00DC1B3B">
        <w:rPr>
          <w:rFonts w:ascii="Times New Roman" w:eastAsia="Times New Roman" w:hAnsi="Times New Roman" w:cs="Times New Roman"/>
          <w:sz w:val="24"/>
          <w:szCs w:val="24"/>
        </w:rPr>
        <w:t xml:space="preserve"> 2006; Romano et al. 2006, </w:t>
      </w:r>
      <w:proofErr w:type="spellStart"/>
      <w:r w:rsidRPr="00DC1B3B">
        <w:rPr>
          <w:rFonts w:ascii="Times New Roman" w:eastAsia="Times New Roman" w:hAnsi="Times New Roman" w:cs="Times New Roman"/>
          <w:sz w:val="24"/>
          <w:szCs w:val="24"/>
        </w:rPr>
        <w:t>Osterblom</w:t>
      </w:r>
      <w:proofErr w:type="spellEnd"/>
      <w:r w:rsidRPr="00DC1B3B">
        <w:rPr>
          <w:rFonts w:ascii="Times New Roman" w:eastAsia="Times New Roman" w:hAnsi="Times New Roman" w:cs="Times New Roman"/>
          <w:sz w:val="24"/>
          <w:szCs w:val="24"/>
        </w:rPr>
        <w:t xml:space="preserve"> et al. 2008). </w:t>
      </w:r>
    </w:p>
    <w:p w14:paraId="674AB48E" w14:textId="77777777" w:rsidR="00EE44E9" w:rsidRPr="00DC1B3B" w:rsidRDefault="00EE44E9">
      <w:pPr>
        <w:pStyle w:val="normal0"/>
        <w:spacing w:line="360" w:lineRule="auto"/>
        <w:rPr>
          <w:rFonts w:ascii="Times New Roman" w:hAnsi="Times New Roman" w:cs="Times New Roman"/>
          <w:sz w:val="24"/>
          <w:szCs w:val="24"/>
          <w:rPrChange w:id="23" w:author="Joey Bernhardt" w:date="2015-12-18T16:08:00Z">
            <w:rPr/>
          </w:rPrChange>
        </w:rPr>
      </w:pPr>
    </w:p>
    <w:p w14:paraId="37FD8CEB" w14:textId="031BB1DF" w:rsidR="00EE44E9" w:rsidRPr="00DC1B3B" w:rsidRDefault="00EE44E9">
      <w:pPr>
        <w:pStyle w:val="normal0"/>
        <w:spacing w:line="360" w:lineRule="auto"/>
        <w:rPr>
          <w:rFonts w:ascii="Times New Roman" w:hAnsi="Times New Roman" w:cs="Times New Roman"/>
          <w:sz w:val="24"/>
          <w:szCs w:val="24"/>
          <w:rPrChange w:id="24" w:author="Joey Bernhardt" w:date="2015-12-18T16:08:00Z">
            <w:rPr/>
          </w:rPrChange>
        </w:rPr>
      </w:pPr>
      <w:r w:rsidRPr="00DC1B3B">
        <w:rPr>
          <w:rFonts w:ascii="Times New Roman" w:eastAsia="Times New Roman" w:hAnsi="Times New Roman" w:cs="Times New Roman"/>
          <w:sz w:val="24"/>
          <w:szCs w:val="24"/>
        </w:rPr>
        <w:t>For human consumers, fish are a good source of high quality protein, a range of micronutrients and essential fatty acids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2009, aquatic species accounted for 16.6% of the global total supply of animal protein, providing more than three billion people with almost 20% of their average per capita intake of animal protein (FAO ref). However, the </w:t>
      </w:r>
      <w:ins w:id="25" w:author="Joey Bernhardt" w:date="2015-12-18T15:24:00Z">
        <w:r w:rsidR="00445BB7" w:rsidRPr="00DC1B3B">
          <w:rPr>
            <w:rFonts w:ascii="Times New Roman" w:eastAsia="Times New Roman" w:hAnsi="Times New Roman" w:cs="Times New Roman"/>
            <w:sz w:val="24"/>
            <w:szCs w:val="24"/>
          </w:rPr>
          <w:t xml:space="preserve">value </w:t>
        </w:r>
      </w:ins>
      <w:del w:id="26" w:author="Joey Bernhardt" w:date="2015-12-18T15:24:00Z">
        <w:r w:rsidRPr="00DC1B3B" w:rsidDel="00445BB7">
          <w:rPr>
            <w:rFonts w:ascii="Times New Roman" w:eastAsia="Times New Roman" w:hAnsi="Times New Roman" w:cs="Times New Roman"/>
            <w:sz w:val="24"/>
            <w:szCs w:val="24"/>
          </w:rPr>
          <w:delText xml:space="preserve">role </w:delText>
        </w:r>
      </w:del>
      <w:r w:rsidRPr="00DC1B3B">
        <w:rPr>
          <w:rFonts w:ascii="Times New Roman" w:eastAsia="Times New Roman" w:hAnsi="Times New Roman" w:cs="Times New Roman"/>
          <w:sz w:val="24"/>
          <w:szCs w:val="24"/>
        </w:rPr>
        <w:t xml:space="preserve">of fish as a source of essential micronutrients may be even </w:t>
      </w:r>
      <w:del w:id="27" w:author="Joey Bernhardt" w:date="2015-12-18T15:24:00Z">
        <w:r w:rsidRPr="00DC1B3B" w:rsidDel="00445BB7">
          <w:rPr>
            <w:rFonts w:ascii="Times New Roman" w:eastAsia="Times New Roman" w:hAnsi="Times New Roman" w:cs="Times New Roman"/>
            <w:sz w:val="24"/>
            <w:szCs w:val="24"/>
          </w:rPr>
          <w:delText>more important</w:delText>
        </w:r>
      </w:del>
      <w:ins w:id="28" w:author="Joey Bernhardt" w:date="2015-12-18T15:24:00Z">
        <w:r w:rsidR="00445BB7" w:rsidRPr="00DC1B3B">
          <w:rPr>
            <w:rFonts w:ascii="Times New Roman" w:eastAsia="Times New Roman" w:hAnsi="Times New Roman" w:cs="Times New Roman"/>
            <w:sz w:val="24"/>
            <w:szCs w:val="24"/>
          </w:rPr>
          <w:t>greater</w:t>
        </w:r>
      </w:ins>
      <w:r w:rsidRPr="00DC1B3B">
        <w:rPr>
          <w:rFonts w:ascii="Times New Roman" w:eastAsia="Times New Roman" w:hAnsi="Times New Roman" w:cs="Times New Roman"/>
          <w:sz w:val="24"/>
          <w:szCs w:val="24"/>
        </w:rPr>
        <w:t xml:space="preserve"> than as a source of protein (Allison et al. 2007).  Fish is important in the diets of many poor populations suffering from vitamin and mineral deficiencies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many vulnerable communities around the world, fish consumption plays an important role in combating micronutrient deficiencies (</w:t>
      </w:r>
      <w:proofErr w:type="spellStart"/>
      <w:r w:rsidRPr="00DC1B3B">
        <w:rPr>
          <w:rFonts w:ascii="Times New Roman" w:eastAsia="Times New Roman" w:hAnsi="Times New Roman" w:cs="Times New Roman"/>
          <w:sz w:val="24"/>
          <w:szCs w:val="24"/>
        </w:rPr>
        <w:t>Kawarazuka</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Bene</w:t>
      </w:r>
      <w:proofErr w:type="spellEnd"/>
      <w:r w:rsidRPr="00DC1B3B">
        <w:rPr>
          <w:rFonts w:ascii="Times New Roman" w:eastAsia="Times New Roman" w:hAnsi="Times New Roman" w:cs="Times New Roman"/>
          <w:sz w:val="24"/>
          <w:szCs w:val="24"/>
        </w:rPr>
        <w:t xml:space="preserve"> 2011). For example, in rural Bangladesh, some of the poorest communities are heavily dependent on small fish from capture fisheries to meet their micronutrient needs. Consumption of small indigenous fishes contributes 40% and 31% of the total recommended intakes of vitamin A and calcium, respectively, at household level in the peak fish production season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Locally caught seafood contributes significantly to micronutrient intakes in Arctic Canadian Indigenous populations (</w:t>
      </w:r>
      <w:proofErr w:type="spellStart"/>
      <w:r w:rsidRPr="00DC1B3B">
        <w:rPr>
          <w:rFonts w:ascii="Times New Roman" w:eastAsia="Times New Roman" w:hAnsi="Times New Roman" w:cs="Times New Roman"/>
          <w:sz w:val="24"/>
          <w:szCs w:val="24"/>
        </w:rPr>
        <w:t>Kuhnlein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Receveur</w:t>
      </w:r>
      <w:proofErr w:type="spellEnd"/>
      <w:r w:rsidRPr="00DC1B3B">
        <w:rPr>
          <w:rFonts w:ascii="Times New Roman" w:eastAsia="Times New Roman" w:hAnsi="Times New Roman" w:cs="Times New Roman"/>
          <w:sz w:val="24"/>
          <w:szCs w:val="24"/>
        </w:rPr>
        <w:t xml:space="preserve"> 2007, Johnson-Down and </w:t>
      </w:r>
      <w:proofErr w:type="spellStart"/>
      <w:r w:rsidRPr="00DC1B3B">
        <w:rPr>
          <w:rFonts w:ascii="Times New Roman" w:eastAsia="Times New Roman" w:hAnsi="Times New Roman" w:cs="Times New Roman"/>
          <w:sz w:val="24"/>
          <w:szCs w:val="24"/>
        </w:rPr>
        <w:t>Egeland</w:t>
      </w:r>
      <w:proofErr w:type="spellEnd"/>
      <w:r w:rsidRPr="00DC1B3B">
        <w:rPr>
          <w:rFonts w:ascii="Times New Roman" w:eastAsia="Times New Roman" w:hAnsi="Times New Roman" w:cs="Times New Roman"/>
          <w:sz w:val="24"/>
          <w:szCs w:val="24"/>
        </w:rPr>
        <w:t xml:space="preserve"> 2010). </w:t>
      </w:r>
    </w:p>
    <w:p w14:paraId="1513EB57" w14:textId="77777777" w:rsidR="00EE44E9" w:rsidRPr="00DC1B3B" w:rsidRDefault="00EE44E9">
      <w:pPr>
        <w:pStyle w:val="normal0"/>
        <w:spacing w:line="360" w:lineRule="auto"/>
        <w:rPr>
          <w:rFonts w:ascii="Times New Roman" w:hAnsi="Times New Roman" w:cs="Times New Roman"/>
          <w:sz w:val="24"/>
          <w:szCs w:val="24"/>
          <w:rPrChange w:id="29" w:author="Joey Bernhardt" w:date="2015-12-18T16:08:00Z">
            <w:rPr/>
          </w:rPrChange>
        </w:rPr>
      </w:pPr>
    </w:p>
    <w:p w14:paraId="3BB85910" w14:textId="017C562E" w:rsidR="006353BD" w:rsidRPr="00DC1B3B" w:rsidRDefault="006353BD">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w:t>
      </w:r>
      <w:del w:id="30" w:author="Joey Bernhardt" w:date="2015-12-18T17:34:00Z">
        <w:r w:rsidRPr="00DC1B3B" w:rsidDel="00313B44">
          <w:rPr>
            <w:rFonts w:ascii="Times New Roman" w:hAnsi="Times New Roman" w:cs="Times New Roman"/>
            <w:b/>
            <w:sz w:val="24"/>
            <w:szCs w:val="24"/>
          </w:rPr>
          <w:delText>s</w:delText>
        </w:r>
      </w:del>
      <w:r w:rsidRPr="00DC1B3B">
        <w:rPr>
          <w:rFonts w:ascii="Times New Roman" w:hAnsi="Times New Roman" w:cs="Times New Roman"/>
          <w:b/>
          <w:sz w:val="24"/>
          <w:szCs w:val="24"/>
        </w:rPr>
        <w:t xml:space="preserve"> as a metric of nutritional value</w:t>
      </w:r>
    </w:p>
    <w:p w14:paraId="26D4D781" w14:textId="7F437814" w:rsidR="00ED1029" w:rsidRPr="00DC1B3B" w:rsidRDefault="00C3791E">
      <w:pPr>
        <w:spacing w:line="360" w:lineRule="auto"/>
        <w:rPr>
          <w:ins w:id="31" w:author="Joey Bernhardt" w:date="2015-12-15T08:14:00Z"/>
          <w:rFonts w:ascii="Times New Roman" w:eastAsia="Times New Roman" w:hAnsi="Times New Roman" w:cs="Times New Roman"/>
          <w:rPrChange w:id="32" w:author="Joey Bernhardt" w:date="2015-12-18T16:08:00Z">
            <w:rPr>
              <w:ins w:id="33" w:author="Joey Bernhardt" w:date="2015-12-15T08:14:00Z"/>
              <w:rFonts w:eastAsia="Times New Roman"/>
            </w:rPr>
          </w:rPrChange>
        </w:rPr>
        <w:pPrChange w:id="34" w:author="Joey Bernhardt" w:date="2015-12-18T16:24:00Z">
          <w:pPr/>
        </w:pPrChange>
      </w:pPr>
      <w:r w:rsidRPr="00DC1B3B">
        <w:rPr>
          <w:rFonts w:ascii="Times New Roman" w:eastAsia="Times New Roman" w:hAnsi="Times New Roman" w:cs="Times New Roman"/>
          <w:lang w:val="en-US"/>
        </w:rPr>
        <w:t>The ecology of food security</w:t>
      </w:r>
      <w:ins w:id="35" w:author="Joey Bernhardt" w:date="2015-12-15T08:13:00Z">
        <w:r w:rsidR="00ED1029" w:rsidRPr="00DC1B3B">
          <w:rPr>
            <w:rFonts w:ascii="Times New Roman" w:eastAsia="Times New Roman" w:hAnsi="Times New Roman" w:cs="Times New Roman"/>
            <w:lang w:val="en-US"/>
          </w:rPr>
          <w:t xml:space="preserve"> </w:t>
        </w:r>
      </w:ins>
      <w:r w:rsidRPr="00DC1B3B">
        <w:rPr>
          <w:rFonts w:ascii="Times New Roman" w:eastAsia="Times New Roman" w:hAnsi="Times New Roman" w:cs="Times New Roman"/>
          <w:lang w:val="en-US"/>
        </w:rPr>
        <w:t>is not just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t>
      </w:r>
      <w:proofErr w:type="gramStart"/>
      <w:r w:rsidRPr="00DC1B3B">
        <w:rPr>
          <w:rFonts w:ascii="Times New Roman" w:hAnsi="Times New Roman" w:cs="Times New Roman"/>
        </w:rPr>
        <w:t>well-being</w:t>
      </w:r>
      <w:proofErr w:type="gramEnd"/>
      <w:r w:rsidRPr="00DC1B3B">
        <w:rPr>
          <w:rFonts w:ascii="Times New Roman" w:hAnsi="Times New Roman" w:cs="Times New Roman"/>
        </w:rPr>
        <w:t xml:space="preserve"> is finding comparable units and metrics for ecological properties and human benefits. In the context of human nutrition, one metric that facilitates comparisons is the nutrient content in an </w:t>
      </w:r>
      <w:r w:rsidRPr="00DC1B3B">
        <w:rPr>
          <w:rFonts w:ascii="Times New Roman" w:hAnsi="Times New Roman" w:cs="Times New Roman"/>
        </w:rPr>
        <w:lastRenderedPageBreak/>
        <w:t>edible portion relative to dietary reference intake values (DRI).</w:t>
      </w:r>
      <w:ins w:id="36" w:author="Joey Bernhardt" w:date="2015-12-15T08:08:00Z">
        <w:r w:rsidR="00ED1029" w:rsidRPr="00DC1B3B">
          <w:rPr>
            <w:rFonts w:ascii="Times New Roman" w:eastAsia="Times New Roman" w:hAnsi="Times New Roman" w:cs="Times New Roman"/>
          </w:rPr>
          <w:t xml:space="preserve"> </w:t>
        </w:r>
      </w:ins>
      <w:r w:rsidR="00EE44E9" w:rsidRPr="00DC1B3B">
        <w:rPr>
          <w:rFonts w:ascii="Times New Roman" w:eastAsia="Times New Roman" w:hAnsi="Times New Roman" w:cs="Times New Roman"/>
          <w:rPrChange w:id="37" w:author="Joey Bernhardt" w:date="2015-12-18T16:08:00Z">
            <w:rPr>
              <w:rFonts w:eastAsia="Times New Roman"/>
            </w:rPr>
          </w:rPrChange>
        </w:rPr>
        <w:t>The value of a fish species in terms of human nutrition benefits can be quantified as the nutrient content in an edible portion relat</w:t>
      </w:r>
      <w:r w:rsidR="003307D9" w:rsidRPr="00DC1B3B">
        <w:rPr>
          <w:rFonts w:ascii="Times New Roman" w:eastAsia="Times New Roman" w:hAnsi="Times New Roman" w:cs="Times New Roman"/>
          <w:rPrChange w:id="38" w:author="Joey Bernhardt" w:date="2015-12-18T16:08:00Z">
            <w:rPr>
              <w:rFonts w:eastAsia="Times New Roman"/>
            </w:rPr>
          </w:rPrChange>
        </w:rPr>
        <w:t>ive to Dietary Reference Intake</w:t>
      </w:r>
      <w:r w:rsidR="00EE44E9" w:rsidRPr="00DC1B3B">
        <w:rPr>
          <w:rFonts w:ascii="Times New Roman" w:eastAsia="Times New Roman" w:hAnsi="Times New Roman" w:cs="Times New Roman"/>
          <w:rPrChange w:id="39" w:author="Joey Bernhardt" w:date="2015-12-18T16:08:00Z">
            <w:rPr>
              <w:rFonts w:eastAsia="Times New Roman"/>
            </w:rPr>
          </w:rPrChange>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DC1B3B" w:rsidRDefault="00ED1029">
      <w:pPr>
        <w:spacing w:line="360" w:lineRule="auto"/>
        <w:rPr>
          <w:ins w:id="40" w:author="Joey Bernhardt" w:date="2015-12-15T08:14:00Z"/>
          <w:rFonts w:ascii="Times New Roman" w:eastAsia="Times New Roman" w:hAnsi="Times New Roman" w:cs="Times New Roman"/>
          <w:rPrChange w:id="41" w:author="Joey Bernhardt" w:date="2015-12-18T16:08:00Z">
            <w:rPr>
              <w:ins w:id="42" w:author="Joey Bernhardt" w:date="2015-12-15T08:14:00Z"/>
              <w:rFonts w:eastAsia="Times New Roman"/>
            </w:rPr>
          </w:rPrChange>
        </w:rPr>
        <w:pPrChange w:id="43" w:author="Joey Bernhardt" w:date="2015-12-18T16:24:00Z">
          <w:pPr/>
        </w:pPrChange>
      </w:pPr>
    </w:p>
    <w:p w14:paraId="38382586" w14:textId="6FB50DE6" w:rsidR="00EE44E9" w:rsidRPr="00DC1B3B" w:rsidRDefault="00EE44E9">
      <w:pPr>
        <w:spacing w:line="360" w:lineRule="auto"/>
        <w:rPr>
          <w:ins w:id="44" w:author="Joey Bernhardt" w:date="2015-12-15T08:15:00Z"/>
          <w:rFonts w:ascii="Times New Roman" w:eastAsia="Times New Roman" w:hAnsi="Times New Roman" w:cs="Times New Roman"/>
          <w:rPrChange w:id="45" w:author="Joey Bernhardt" w:date="2015-12-18T16:08:00Z">
            <w:rPr>
              <w:ins w:id="46" w:author="Joey Bernhardt" w:date="2015-12-15T08:15:00Z"/>
              <w:rFonts w:eastAsia="Times New Roman"/>
            </w:rPr>
          </w:rPrChange>
        </w:rPr>
        <w:pPrChange w:id="47" w:author="Joey Bernhardt" w:date="2015-12-18T16:24:00Z">
          <w:pPr/>
        </w:pPrChange>
      </w:pPr>
      <w:r w:rsidRPr="00DC1B3B">
        <w:rPr>
          <w:rFonts w:ascii="Times New Roman" w:eastAsia="Times New Roman" w:hAnsi="Times New Roman" w:cs="Times New Roman"/>
          <w:rPrChange w:id="48" w:author="Joey Bernhardt" w:date="2015-12-18T16:08:00Z">
            <w:rPr>
              <w:rFonts w:eastAsia="Times New Roman"/>
            </w:rPr>
          </w:rPrChange>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w:t>
      </w:r>
      <w:proofErr w:type="spellStart"/>
      <w:r w:rsidRPr="00DC1B3B">
        <w:rPr>
          <w:rFonts w:ascii="Times New Roman" w:eastAsia="Times New Roman" w:hAnsi="Times New Roman" w:cs="Times New Roman"/>
          <w:rPrChange w:id="49" w:author="Joey Bernhardt" w:date="2015-12-18T16:08:00Z">
            <w:rPr>
              <w:rFonts w:eastAsia="Times New Roman"/>
            </w:rPr>
          </w:rPrChange>
        </w:rPr>
        <w:t>pollock</w:t>
      </w:r>
      <w:proofErr w:type="spellEnd"/>
      <w:r w:rsidRPr="00DC1B3B">
        <w:rPr>
          <w:rFonts w:ascii="Times New Roman" w:eastAsia="Times New Roman" w:hAnsi="Times New Roman" w:cs="Times New Roman"/>
          <w:rPrChange w:id="50" w:author="Joey Bernhardt" w:date="2015-12-18T16:08:00Z">
            <w:rPr>
              <w:rFonts w:eastAsia="Times New Roman"/>
            </w:rPr>
          </w:rPrChange>
        </w:rPr>
        <w:t xml:space="preserve"> (0.24 g DHA/100g) would require 4-5 servings to meet the recommended daily requirements (</w:t>
      </w:r>
      <w:proofErr w:type="spellStart"/>
      <w:r w:rsidRPr="00DC1B3B">
        <w:rPr>
          <w:rFonts w:ascii="Times New Roman" w:eastAsia="Times New Roman" w:hAnsi="Times New Roman" w:cs="Times New Roman"/>
          <w:rPrChange w:id="51" w:author="Joey Bernhardt" w:date="2015-12-18T16:08:00Z">
            <w:rPr>
              <w:rFonts w:eastAsia="Times New Roman"/>
            </w:rPr>
          </w:rPrChange>
        </w:rPr>
        <w:t>Hyuhn</w:t>
      </w:r>
      <w:proofErr w:type="spellEnd"/>
      <w:r w:rsidRPr="00DC1B3B">
        <w:rPr>
          <w:rFonts w:ascii="Times New Roman" w:eastAsia="Times New Roman" w:hAnsi="Times New Roman" w:cs="Times New Roman"/>
          <w:rPrChange w:id="52" w:author="Joey Bernhardt" w:date="2015-12-18T16:08:00Z">
            <w:rPr>
              <w:rFonts w:eastAsia="Times New Roman"/>
            </w:rPr>
          </w:rPrChange>
        </w:rPr>
        <w:t xml:space="preserve"> and Kitts 2009). Thus, not all species are equally nutritionally valuable. This variability in essential fatty acid (EFA) content per serving size </w:t>
      </w:r>
      <w:ins w:id="53" w:author="Joey Bernhardt" w:date="2015-12-18T15:25:00Z">
        <w:r w:rsidR="00445BB7" w:rsidRPr="00DC1B3B">
          <w:rPr>
            <w:rFonts w:ascii="Times New Roman" w:eastAsia="Times New Roman" w:hAnsi="Times New Roman" w:cs="Times New Roman"/>
            <w:rPrChange w:id="54" w:author="Joey Bernhardt" w:date="2015-12-18T16:08:00Z">
              <w:rPr>
                <w:rFonts w:eastAsia="Times New Roman"/>
              </w:rPr>
            </w:rPrChange>
          </w:rPr>
          <w:t>may be</w:t>
        </w:r>
      </w:ins>
      <w:r w:rsidRPr="00DC1B3B">
        <w:rPr>
          <w:rFonts w:ascii="Times New Roman" w:eastAsia="Times New Roman" w:hAnsi="Times New Roman" w:cs="Times New Roman"/>
          <w:rPrChange w:id="55" w:author="Joey Bernhardt" w:date="2015-12-18T16:08:00Z">
            <w:rPr>
              <w:rFonts w:eastAsia="Times New Roman"/>
            </w:rPr>
          </w:rPrChange>
        </w:rPr>
        <w:t xml:space="preserve"> related to the total fat content of the fish: the characteristically lean fish like </w:t>
      </w:r>
      <w:proofErr w:type="spellStart"/>
      <w:r w:rsidRPr="00DC1B3B">
        <w:rPr>
          <w:rFonts w:ascii="Times New Roman" w:eastAsia="Times New Roman" w:hAnsi="Times New Roman" w:cs="Times New Roman"/>
          <w:rPrChange w:id="56" w:author="Joey Bernhardt" w:date="2015-12-18T16:08:00Z">
            <w:rPr>
              <w:rFonts w:eastAsia="Times New Roman"/>
            </w:rPr>
          </w:rPrChange>
        </w:rPr>
        <w:t>pollock</w:t>
      </w:r>
      <w:proofErr w:type="spellEnd"/>
      <w:r w:rsidRPr="00DC1B3B">
        <w:rPr>
          <w:rFonts w:ascii="Times New Roman" w:eastAsia="Times New Roman" w:hAnsi="Times New Roman" w:cs="Times New Roman"/>
          <w:rPrChange w:id="57" w:author="Joey Bernhardt" w:date="2015-12-18T16:08:00Z">
            <w:rPr>
              <w:rFonts w:eastAsia="Times New Roman"/>
            </w:rPr>
          </w:rPrChange>
        </w:rPr>
        <w:t xml:space="preserve"> and hake have relatively low contents of EFAs, while the more lipid-rich fish have higher EFA contents. </w:t>
      </w:r>
    </w:p>
    <w:p w14:paraId="0C5939B2" w14:textId="77777777" w:rsidR="00ED1029" w:rsidRPr="00DC1B3B" w:rsidRDefault="00ED1029">
      <w:pPr>
        <w:spacing w:line="360" w:lineRule="auto"/>
        <w:rPr>
          <w:ins w:id="58" w:author="Joey Bernhardt" w:date="2015-12-15T08:15:00Z"/>
          <w:rFonts w:ascii="Times New Roman" w:eastAsia="Times New Roman" w:hAnsi="Times New Roman" w:cs="Times New Roman"/>
          <w:rPrChange w:id="59" w:author="Joey Bernhardt" w:date="2015-12-18T16:08:00Z">
            <w:rPr>
              <w:ins w:id="60" w:author="Joey Bernhardt" w:date="2015-12-15T08:15:00Z"/>
              <w:rFonts w:eastAsia="Times New Roman"/>
            </w:rPr>
          </w:rPrChange>
        </w:rPr>
        <w:pPrChange w:id="61" w:author="Joey Bernhardt" w:date="2015-12-18T16:24:00Z">
          <w:pPr/>
        </w:pPrChange>
      </w:pPr>
    </w:p>
    <w:p w14:paraId="52BEC3C4" w14:textId="0316214E" w:rsidR="00BB72C7" w:rsidRPr="00DC1B3B" w:rsidRDefault="00445BB7">
      <w:pPr>
        <w:spacing w:line="360" w:lineRule="auto"/>
        <w:rPr>
          <w:ins w:id="62" w:author="Joey Bernhardt" w:date="2015-12-15T08:19:00Z"/>
          <w:rFonts w:ascii="Times New Roman" w:eastAsia="Times New Roman" w:hAnsi="Times New Roman" w:cs="Times New Roman"/>
          <w:lang w:val="en-US"/>
        </w:rPr>
        <w:pPrChange w:id="63" w:author="Joey Bernhardt" w:date="2015-12-18T16:24:00Z">
          <w:pPr/>
        </w:pPrChange>
      </w:pPr>
      <w:ins w:id="64" w:author="Joey Bernhardt" w:date="2015-12-18T15:26:00Z">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 xml:space="preserve">draw on two </w:t>
        </w:r>
      </w:ins>
      <w:ins w:id="65" w:author="Joey Bernhardt" w:date="2015-12-18T15:30:00Z">
        <w:r w:rsidR="007135B0" w:rsidRPr="00DC1B3B">
          <w:rPr>
            <w:rFonts w:ascii="Times New Roman" w:eastAsia="Times New Roman" w:hAnsi="Times New Roman" w:cs="Times New Roman"/>
          </w:rPr>
          <w:t>well-established</w:t>
        </w:r>
      </w:ins>
      <w:ins w:id="66" w:author="Joey Bernhardt" w:date="2015-12-18T15:26:00Z">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ins>
      <w:ins w:id="67" w:author="Joey Bernhardt" w:date="2015-12-18T15:31:00Z">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w:t>
        </w:r>
      </w:ins>
      <w:ins w:id="68" w:author="Joey Bernhardt" w:date="2015-12-18T15:26:00Z">
        <w:r w:rsidR="007135B0" w:rsidRPr="00DC1B3B">
          <w:rPr>
            <w:rFonts w:ascii="Times New Roman" w:eastAsia="Times New Roman" w:hAnsi="Times New Roman" w:cs="Times New Roman"/>
          </w:rPr>
          <w:t xml:space="preserve">to </w:t>
        </w:r>
      </w:ins>
      <w:ins w:id="69" w:author="Joey Bernhardt" w:date="2015-12-18T15:31:00Z">
        <w:r w:rsidR="007135B0" w:rsidRPr="00DC1B3B">
          <w:rPr>
            <w:rFonts w:ascii="Times New Roman" w:eastAsia="Times New Roman" w:hAnsi="Times New Roman" w:cs="Times New Roman"/>
          </w:rPr>
          <w:t xml:space="preserve">explicitly </w:t>
        </w:r>
      </w:ins>
      <w:ins w:id="70" w:author="Joey Bernhardt" w:date="2015-12-18T15:26:00Z">
        <w:r w:rsidR="007135B0" w:rsidRPr="00DC1B3B">
          <w:rPr>
            <w:rFonts w:ascii="Times New Roman" w:eastAsia="Times New Roman" w:hAnsi="Times New Roman" w:cs="Times New Roman"/>
          </w:rPr>
          <w:t>characterize the relationship between aquatic species</w:t>
        </w:r>
      </w:ins>
      <w:ins w:id="71" w:author="Joey Bernhardt" w:date="2015-12-18T15:29:00Z">
        <w:r w:rsidR="007135B0" w:rsidRPr="00DC1B3B">
          <w:rPr>
            <w:rFonts w:ascii="Times New Roman" w:eastAsia="Times New Roman" w:hAnsi="Times New Roman" w:cs="Times New Roman"/>
          </w:rPr>
          <w:t xml:space="preserve">’ </w:t>
        </w:r>
      </w:ins>
      <w:ins w:id="72" w:author="Joey Bernhardt" w:date="2015-12-18T15:31:00Z">
        <w:r w:rsidR="007135B0" w:rsidRPr="00DC1B3B">
          <w:rPr>
            <w:rFonts w:ascii="Times New Roman" w:eastAsia="Times New Roman" w:hAnsi="Times New Roman" w:cs="Times New Roman"/>
          </w:rPr>
          <w:t xml:space="preserve">ecological </w:t>
        </w:r>
      </w:ins>
      <w:ins w:id="73" w:author="Joey Bernhardt" w:date="2015-12-18T15:29:00Z">
        <w:r w:rsidR="007135B0" w:rsidRPr="00DC1B3B">
          <w:rPr>
            <w:rFonts w:ascii="Times New Roman" w:eastAsia="Times New Roman" w:hAnsi="Times New Roman" w:cs="Times New Roman"/>
          </w:rPr>
          <w:t xml:space="preserve">traits </w:t>
        </w:r>
      </w:ins>
      <w:ins w:id="74" w:author="Joey Bernhardt" w:date="2015-12-18T16:25:00Z">
        <w:r w:rsidR="00A24A1E">
          <w:rPr>
            <w:rFonts w:ascii="Times New Roman" w:eastAsia="Times New Roman" w:hAnsi="Times New Roman" w:cs="Times New Roman"/>
          </w:rPr>
          <w:t xml:space="preserve">such as body size </w:t>
        </w:r>
      </w:ins>
      <w:ins w:id="75" w:author="Joey Bernhardt" w:date="2015-12-18T15:29:00Z">
        <w:r w:rsidR="007135B0" w:rsidRPr="00DC1B3B">
          <w:rPr>
            <w:rFonts w:ascii="Times New Roman" w:eastAsia="Times New Roman" w:hAnsi="Times New Roman" w:cs="Times New Roman"/>
          </w:rPr>
          <w:t>and their nutritional value</w:t>
        </w:r>
      </w:ins>
      <w:ins w:id="76" w:author="Joey Bernhardt" w:date="2015-12-18T15:31:00Z">
        <w:r w:rsidR="007135B0" w:rsidRPr="00DC1B3B">
          <w:rPr>
            <w:rFonts w:ascii="Times New Roman" w:eastAsia="Times New Roman" w:hAnsi="Times New Roman" w:cs="Times New Roman"/>
          </w:rPr>
          <w:t xml:space="preserve"> for human well-being. </w:t>
        </w:r>
      </w:ins>
    </w:p>
    <w:p w14:paraId="54EDF9C3" w14:textId="77777777" w:rsidR="003307D9" w:rsidRPr="00DC1B3B" w:rsidRDefault="003307D9">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pPr>
        <w:pStyle w:val="normal0"/>
        <w:spacing w:line="360" w:lineRule="auto"/>
        <w:rPr>
          <w:rFonts w:ascii="Times New Roman" w:eastAsia="Times New Roman" w:hAnsi="Times New Roman" w:cs="Times New Roman"/>
          <w:b/>
          <w:sz w:val="24"/>
          <w:szCs w:val="24"/>
        </w:rPr>
      </w:pPr>
      <w:ins w:id="77" w:author="Joey Bernhardt" w:date="2015-12-15T08:14:00Z">
        <w:r w:rsidRPr="00DC1B3B">
          <w:rPr>
            <w:rFonts w:ascii="Times New Roman" w:eastAsia="Times New Roman" w:hAnsi="Times New Roman" w:cs="Times New Roman"/>
            <w:b/>
            <w:sz w:val="24"/>
            <w:szCs w:val="24"/>
          </w:rPr>
          <w:t>M</w:t>
        </w:r>
      </w:ins>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60B89BDB" w:rsidR="00BB72C7" w:rsidRPr="005118D6" w:rsidRDefault="00BB72C7">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Change w:id="78" w:author="Joey Bernhardt" w:date="2015-12-18T16:08:00Z">
            <w:rPr>
              <w:rFonts w:ascii="Times New Roman" w:eastAsia="Times New Roman" w:hAnsi="Times New Roman" w:cs="Times New Roman"/>
              <w:b/>
              <w:sz w:val="24"/>
              <w:szCs w:val="24"/>
            </w:rPr>
          </w:rPrChange>
        </w:rPr>
        <w:t xml:space="preserve">We hypothesize that species’ nutritional profiles are linked to functional traits because elements that are of nutritional value to humans also serve functional roles in organismal physiology </w:t>
      </w:r>
      <w:ins w:id="79" w:author="Joey Bernhardt" w:date="2015-12-18T15:40:00Z">
        <w:r w:rsidR="001B234C" w:rsidRPr="00DC1B3B">
          <w:rPr>
            <w:rFonts w:ascii="Times New Roman" w:eastAsia="Times New Roman" w:hAnsi="Times New Roman" w:cs="Times New Roman"/>
            <w:sz w:val="24"/>
            <w:szCs w:val="24"/>
          </w:rPr>
          <w:t xml:space="preserve">and because human dietary practices map onto functional traits such as body size and </w:t>
        </w:r>
      </w:ins>
      <w:ins w:id="80" w:author="Joey Bernhardt" w:date="2015-12-18T15:41:00Z">
        <w:r w:rsidR="001B234C" w:rsidRPr="00DC1B3B">
          <w:rPr>
            <w:rFonts w:ascii="Times New Roman" w:eastAsia="Times New Roman" w:hAnsi="Times New Roman" w:cs="Times New Roman"/>
            <w:sz w:val="24"/>
            <w:szCs w:val="24"/>
          </w:rPr>
          <w:t>(</w:t>
        </w:r>
        <w:proofErr w:type="spellStart"/>
        <w:proofErr w:type="gramStart"/>
        <w:r w:rsidR="001B234C" w:rsidRPr="00DC1B3B">
          <w:rPr>
            <w:rFonts w:ascii="Times New Roman" w:eastAsia="Times New Roman" w:hAnsi="Times New Roman" w:cs="Times New Roman"/>
            <w:sz w:val="24"/>
            <w:szCs w:val="24"/>
          </w:rPr>
          <w:t>exo</w:t>
        </w:r>
        <w:proofErr w:type="spellEnd"/>
        <w:r w:rsidR="001B234C" w:rsidRPr="00DC1B3B">
          <w:rPr>
            <w:rFonts w:ascii="Times New Roman" w:eastAsia="Times New Roman" w:hAnsi="Times New Roman" w:cs="Times New Roman"/>
            <w:sz w:val="24"/>
            <w:szCs w:val="24"/>
          </w:rPr>
          <w:t>)</w:t>
        </w:r>
      </w:ins>
      <w:ins w:id="81" w:author="Joey Bernhardt" w:date="2015-12-18T15:40:00Z">
        <w:r w:rsidR="001B234C" w:rsidRPr="00DC1B3B">
          <w:rPr>
            <w:rFonts w:ascii="Times New Roman" w:eastAsia="Times New Roman" w:hAnsi="Times New Roman" w:cs="Times New Roman"/>
            <w:sz w:val="24"/>
            <w:szCs w:val="24"/>
          </w:rPr>
          <w:t>skeleton</w:t>
        </w:r>
        <w:proofErr w:type="gramEnd"/>
        <w:r w:rsidR="001B234C" w:rsidRPr="00DC1B3B">
          <w:rPr>
            <w:rFonts w:ascii="Times New Roman" w:eastAsia="Times New Roman" w:hAnsi="Times New Roman" w:cs="Times New Roman"/>
            <w:sz w:val="24"/>
            <w:szCs w:val="24"/>
          </w:rPr>
          <w:t xml:space="preserve"> morphology</w:t>
        </w:r>
      </w:ins>
      <w:ins w:id="82" w:author="Joey Bernhardt" w:date="2015-12-18T15:43:00Z">
        <w:r w:rsidR="001B234C" w:rsidRPr="00DC1B3B">
          <w:rPr>
            <w:rFonts w:ascii="Times New Roman" w:eastAsia="Times New Roman" w:hAnsi="Times New Roman" w:cs="Times New Roman"/>
            <w:sz w:val="24"/>
            <w:szCs w:val="24"/>
          </w:rPr>
          <w:t xml:space="preserve"> (table 1)</w:t>
        </w:r>
      </w:ins>
      <w:del w:id="83" w:author="Joey Bernhardt" w:date="2015-12-18T15:41:00Z">
        <w:r w:rsidRPr="00DC1B3B" w:rsidDel="001B234C">
          <w:rPr>
            <w:rFonts w:ascii="Times New Roman" w:eastAsia="Times New Roman" w:hAnsi="Times New Roman" w:cs="Times New Roman"/>
            <w:sz w:val="24"/>
            <w:szCs w:val="24"/>
            <w:rPrChange w:id="84" w:author="Joey Bernhardt" w:date="2015-12-18T16:08:00Z">
              <w:rPr>
                <w:rFonts w:ascii="Times New Roman" w:eastAsia="Times New Roman" w:hAnsi="Times New Roman" w:cs="Times New Roman"/>
                <w:b/>
                <w:sz w:val="24"/>
                <w:szCs w:val="24"/>
              </w:rPr>
            </w:rPrChange>
          </w:rPr>
          <w:delText xml:space="preserve">AND BECAUSE HUMAN DIETARY PRACTICES MAP ONTO FUNCTIONAL TRAITS SUCH AS BODY SIZE AND </w:delText>
        </w:r>
        <w:r w:rsidR="00931E43" w:rsidRPr="00DC1B3B" w:rsidDel="001B234C">
          <w:rPr>
            <w:rFonts w:ascii="Times New Roman" w:eastAsia="Times New Roman" w:hAnsi="Times New Roman" w:cs="Times New Roman"/>
            <w:sz w:val="24"/>
            <w:szCs w:val="24"/>
            <w:rPrChange w:id="85" w:author="Joey Bernhardt" w:date="2015-12-18T16:08:00Z">
              <w:rPr>
                <w:rFonts w:ascii="Times New Roman" w:eastAsia="Times New Roman" w:hAnsi="Times New Roman" w:cs="Times New Roman"/>
                <w:b/>
                <w:sz w:val="24"/>
                <w:szCs w:val="24"/>
              </w:rPr>
            </w:rPrChange>
          </w:rPr>
          <w:delText xml:space="preserve">EXOSKELETON/SHELL </w:delText>
        </w:r>
        <w:r w:rsidRPr="00DC1B3B" w:rsidDel="001B234C">
          <w:rPr>
            <w:rFonts w:ascii="Times New Roman" w:eastAsia="Times New Roman" w:hAnsi="Times New Roman" w:cs="Times New Roman"/>
            <w:sz w:val="24"/>
            <w:szCs w:val="24"/>
            <w:rPrChange w:id="86" w:author="Joey Bernhardt" w:date="2015-12-18T16:08:00Z">
              <w:rPr>
                <w:rFonts w:ascii="Times New Roman" w:eastAsia="Times New Roman" w:hAnsi="Times New Roman" w:cs="Times New Roman"/>
                <w:b/>
                <w:sz w:val="24"/>
                <w:szCs w:val="24"/>
              </w:rPr>
            </w:rPrChange>
          </w:rPr>
          <w:delText>MORPHOLOGY</w:delText>
        </w:r>
      </w:del>
      <w:r w:rsidRPr="00DC1B3B">
        <w:rPr>
          <w:rFonts w:ascii="Times New Roman" w:eastAsia="Times New Roman" w:hAnsi="Times New Roman" w:cs="Times New Roman"/>
          <w:sz w:val="24"/>
          <w:szCs w:val="24"/>
        </w:rPr>
        <w:t xml:space="preserve">. Functional traits such as trophic position may be related to the nutritional content of seafood species because they affect the dietary range and quantity of nutrients to which an organism is exposed, as well as the physiological constraints on body composition (Simpson and </w:t>
      </w:r>
      <w:proofErr w:type="spellStart"/>
      <w:r w:rsidRPr="00DC1B3B">
        <w:rPr>
          <w:rFonts w:ascii="Times New Roman" w:eastAsia="Times New Roman" w:hAnsi="Times New Roman" w:cs="Times New Roman"/>
          <w:sz w:val="24"/>
          <w:szCs w:val="24"/>
        </w:rPr>
        <w:t>Raubenheimer</w:t>
      </w:r>
      <w:proofErr w:type="spellEnd"/>
      <w:r w:rsidRPr="00DC1B3B">
        <w:rPr>
          <w:rFonts w:ascii="Times New Roman" w:eastAsia="Times New Roman" w:hAnsi="Times New Roman" w:cs="Times New Roman"/>
          <w:sz w:val="24"/>
          <w:szCs w:val="24"/>
        </w:rPr>
        <w:t xml:space="preserve"> 2012). In aquatic food webs, some evidence suggests that nutritional profile may be related to species traits: the distribution of trace metals in fish tissues has been related to feeding guild (Bernhard and </w:t>
      </w:r>
      <w:proofErr w:type="spellStart"/>
      <w:r w:rsidRPr="00DC1B3B">
        <w:rPr>
          <w:rFonts w:ascii="Times New Roman" w:eastAsia="Times New Roman" w:hAnsi="Times New Roman" w:cs="Times New Roman"/>
          <w:sz w:val="24"/>
          <w:szCs w:val="24"/>
        </w:rPr>
        <w:t>Andreae</w:t>
      </w:r>
      <w:proofErr w:type="spellEnd"/>
      <w:r w:rsidRPr="00DC1B3B">
        <w:rPr>
          <w:rFonts w:ascii="Times New Roman" w:eastAsia="Times New Roman" w:hAnsi="Times New Roman" w:cs="Times New Roman"/>
          <w:sz w:val="24"/>
          <w:szCs w:val="24"/>
        </w:rPr>
        <w:t xml:space="preserve"> 1984), body size, stage of life cycle and reproductive status (Shearer 1984). Disease state, water quality and other environmental factors may also modify tissue mineral distribution (</w:t>
      </w:r>
      <w:proofErr w:type="spellStart"/>
      <w:r w:rsidRPr="00DC1B3B">
        <w:rPr>
          <w:rFonts w:ascii="Times New Roman" w:eastAsia="Times New Roman" w:hAnsi="Times New Roman" w:cs="Times New Roman"/>
          <w:sz w:val="24"/>
          <w:szCs w:val="24"/>
        </w:rPr>
        <w:t>Lall</w:t>
      </w:r>
      <w:proofErr w:type="spellEnd"/>
      <w:r w:rsidRPr="00DC1B3B">
        <w:rPr>
          <w:rFonts w:ascii="Times New Roman" w:eastAsia="Times New Roman" w:hAnsi="Times New Roman" w:cs="Times New Roman"/>
          <w:sz w:val="24"/>
          <w:szCs w:val="24"/>
        </w:rPr>
        <w:t xml:space="preserve">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w:t>
      </w:r>
      <w:proofErr w:type="spellStart"/>
      <w:r w:rsidRPr="00DC1B3B">
        <w:rPr>
          <w:rFonts w:ascii="Times New Roman" w:eastAsia="Times New Roman" w:hAnsi="Times New Roman" w:cs="Times New Roman"/>
          <w:sz w:val="24"/>
          <w:szCs w:val="24"/>
        </w:rPr>
        <w:t>Pb</w:t>
      </w:r>
      <w:proofErr w:type="spellEnd"/>
      <w:r w:rsidRPr="00DC1B3B">
        <w:rPr>
          <w:rFonts w:ascii="Times New Roman" w:eastAsia="Times New Roman" w:hAnsi="Times New Roman" w:cs="Times New Roman"/>
          <w:sz w:val="24"/>
          <w:szCs w:val="24"/>
        </w:rPr>
        <w:t xml:space="preserve"> are more poorly regulated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 For those nutrients that are more tightly regulated, we expect more consisten</w:t>
      </w:r>
      <w:ins w:id="87" w:author="Joey Bernhardt" w:date="2015-12-18T16:28:00Z">
        <w:r w:rsidR="009A5E5D">
          <w:rPr>
            <w:rFonts w:ascii="Times New Roman" w:eastAsia="Times New Roman" w:hAnsi="Times New Roman" w:cs="Times New Roman"/>
            <w:sz w:val="24"/>
            <w:szCs w:val="24"/>
          </w:rPr>
          <w:t>t</w:t>
        </w:r>
      </w:ins>
      <w:r w:rsidRPr="00DC1B3B">
        <w:rPr>
          <w:rFonts w:ascii="Times New Roman" w:eastAsia="Times New Roman" w:hAnsi="Times New Roman" w:cs="Times New Roman"/>
          <w:sz w:val="24"/>
          <w:szCs w:val="24"/>
        </w:rPr>
        <w:t xml:space="preserve"> patterns across species. </w:t>
      </w:r>
      <w:del w:id="88" w:author="Joey Bernhardt" w:date="2015-12-18T16:28:00Z">
        <w:r w:rsidRPr="00DC1B3B" w:rsidDel="009A5E5D">
          <w:rPr>
            <w:rFonts w:ascii="Times New Roman" w:eastAsia="Times New Roman" w:hAnsi="Times New Roman" w:cs="Times New Roman"/>
            <w:sz w:val="24"/>
            <w:szCs w:val="24"/>
          </w:rPr>
          <w:delText>Below we discuss the physiological role of several nutrients essential to the human diet and our predictions for how species’ traits may be related to nutrient content.</w:delText>
        </w:r>
      </w:del>
    </w:p>
    <w:p w14:paraId="4D3FB8FA" w14:textId="77777777" w:rsidR="001B234C" w:rsidRPr="00DC1B3B" w:rsidRDefault="001B234C">
      <w:pPr>
        <w:pStyle w:val="normal0"/>
        <w:spacing w:line="360" w:lineRule="auto"/>
        <w:rPr>
          <w:ins w:id="89" w:author="Joey Bernhardt" w:date="2015-12-18T15:43:00Z"/>
          <w:rFonts w:ascii="Times New Roman" w:eastAsia="Times New Roman" w:hAnsi="Times New Roman" w:cs="Times New Roman"/>
          <w:sz w:val="24"/>
          <w:szCs w:val="24"/>
        </w:rPr>
      </w:pPr>
    </w:p>
    <w:p w14:paraId="7D501D46" w14:textId="5BBEE979" w:rsidR="003307D9" w:rsidRPr="00DC1B3B" w:rsidDel="00F94CCE" w:rsidRDefault="001B234C">
      <w:pPr>
        <w:pStyle w:val="normal0"/>
        <w:spacing w:line="360" w:lineRule="auto"/>
        <w:rPr>
          <w:del w:id="90" w:author="Joey Bernhardt" w:date="2015-12-18T15:48:00Z"/>
          <w:rFonts w:ascii="Times New Roman" w:eastAsia="Times New Roman" w:hAnsi="Times New Roman" w:cs="Times New Roman"/>
          <w:sz w:val="24"/>
          <w:szCs w:val="24"/>
        </w:rPr>
      </w:pPr>
      <w:ins w:id="91" w:author="Joey Bernhardt" w:date="2015-12-18T15:43:00Z">
        <w:r w:rsidRPr="00DC1B3B">
          <w:rPr>
            <w:rFonts w:ascii="Times New Roman" w:eastAsia="Times New Roman" w:hAnsi="Times New Roman" w:cs="Times New Roman"/>
          </w:rPr>
          <w:t xml:space="preserve">Not only are functional traits related to the ways in which nutrients </w:t>
        </w:r>
      </w:ins>
      <w:ins w:id="92" w:author="Joey Bernhardt" w:date="2015-12-18T15:44:00Z">
        <w:r w:rsidRPr="00DC1B3B">
          <w:rPr>
            <w:rFonts w:ascii="Times New Roman" w:eastAsia="Times New Roman" w:hAnsi="Times New Roman" w:cs="Times New Roman"/>
          </w:rPr>
          <w:t xml:space="preserve">accumulate in fish bodies, they are also related to the ways in which humans consume aquatic species. For example, in large bodied finfish such as tunas, human typically consume the muscle tissue only. In contrast, humans </w:t>
        </w:r>
      </w:ins>
      <w:ins w:id="93" w:author="Joey Bernhardt" w:date="2015-12-18T15:47:00Z">
        <w:r w:rsidRPr="00DC1B3B">
          <w:rPr>
            <w:rFonts w:ascii="Times New Roman" w:eastAsia="Times New Roman" w:hAnsi="Times New Roman" w:cs="Times New Roman"/>
          </w:rPr>
          <w:t xml:space="preserve">typically consume a much broader range of body tissues </w:t>
        </w:r>
      </w:ins>
      <w:ins w:id="94" w:author="Joey Bernhardt" w:date="2015-12-18T15:44:00Z">
        <w:r w:rsidRPr="00DC1B3B">
          <w:rPr>
            <w:rFonts w:ascii="Times New Roman" w:eastAsia="Times New Roman" w:hAnsi="Times New Roman" w:cs="Times New Roman"/>
          </w:rPr>
          <w:t>in crustacean taxa such as shrimps</w:t>
        </w:r>
      </w:ins>
      <w:ins w:id="95" w:author="Joey Bernhardt" w:date="2015-12-18T15:47:00Z">
        <w:r w:rsidRPr="00DC1B3B">
          <w:rPr>
            <w:rFonts w:ascii="Times New Roman" w:eastAsia="Times New Roman" w:hAnsi="Times New Roman" w:cs="Times New Roman"/>
          </w:rPr>
          <w:t xml:space="preserve"> (i.e. whole body) and crabs (</w:t>
        </w:r>
      </w:ins>
      <w:ins w:id="96" w:author="Joey Bernhardt" w:date="2015-12-18T15:49:00Z">
        <w:r w:rsidR="00F94CCE" w:rsidRPr="00DC1B3B">
          <w:rPr>
            <w:rFonts w:ascii="Times New Roman" w:eastAsia="Times New Roman" w:hAnsi="Times New Roman" w:cs="Times New Roman"/>
          </w:rPr>
          <w:t>muscle</w:t>
        </w:r>
      </w:ins>
      <w:ins w:id="97" w:author="Joey Bernhardt" w:date="2015-12-18T15:48:00Z">
        <w:r w:rsidRPr="00DC1B3B">
          <w:rPr>
            <w:rFonts w:ascii="Times New Roman" w:eastAsia="Times New Roman" w:hAnsi="Times New Roman" w:cs="Times New Roman"/>
          </w:rPr>
          <w:t xml:space="preserve"> tissue and organs such as the </w:t>
        </w:r>
        <w:proofErr w:type="spellStart"/>
        <w:r w:rsidRPr="00DC1B3B">
          <w:rPr>
            <w:rFonts w:ascii="Times New Roman" w:eastAsia="Times New Roman" w:hAnsi="Times New Roman" w:cs="Times New Roman"/>
          </w:rPr>
          <w:t>hepatopancreas</w:t>
        </w:r>
      </w:ins>
      <w:proofErr w:type="spellEnd"/>
      <w:del w:id="98" w:author="Joey Bernhardt" w:date="2015-12-18T15:48:00Z">
        <w:r w:rsidR="003307D9" w:rsidRPr="00DC1B3B" w:rsidDel="001B234C">
          <w:rPr>
            <w:rFonts w:ascii="Times New Roman" w:eastAsia="Times New Roman" w:hAnsi="Times New Roman" w:cs="Times New Roman"/>
            <w:u w:val="single"/>
            <w:rPrChange w:id="99" w:author="Joey Bernhardt" w:date="2015-12-18T16:08:00Z">
              <w:rPr>
                <w:rFonts w:ascii="Times New Roman" w:eastAsia="Times New Roman" w:hAnsi="Times New Roman" w:cs="Times New Roman"/>
              </w:rPr>
            </w:rPrChange>
          </w:rPr>
          <w:delText>How</w:delText>
        </w:r>
        <w:r w:rsidR="003307D9" w:rsidRPr="00DC1B3B" w:rsidDel="001B234C">
          <w:rPr>
            <w:rFonts w:ascii="Times New Roman" w:eastAsia="Times New Roman" w:hAnsi="Times New Roman" w:cs="Times New Roman"/>
          </w:rPr>
          <w:delText xml:space="preserve"> humans consume diverse seafood species: finfish we tend to consume only the muscle tissue (except some small fishes), molluscs and crustaceans, it depends. For some crustaceans, we eat the whole body (i.e. shrimps), for others, we consume certain parts (i.e. lobster and crab</w:delText>
        </w:r>
        <w:r w:rsidR="002F535C" w:rsidRPr="00DC1B3B" w:rsidDel="001B234C">
          <w:rPr>
            <w:rFonts w:ascii="Times New Roman" w:eastAsia="Times New Roman" w:hAnsi="Times New Roman" w:cs="Times New Roman"/>
          </w:rPr>
          <w:delText>, leg meat and hepatopancreas</w:delText>
        </w:r>
        <w:r w:rsidR="003307D9" w:rsidRPr="00DC1B3B" w:rsidDel="001B234C">
          <w:rPr>
            <w:rFonts w:ascii="Times New Roman" w:eastAsia="Times New Roman" w:hAnsi="Times New Roman" w:cs="Times New Roman"/>
          </w:rPr>
          <w:delText>).</w:delText>
        </w:r>
      </w:del>
      <w:ins w:id="100" w:author="Joey Bernhardt" w:date="2015-12-18T15:48:00Z">
        <w:r w:rsidRPr="00DC1B3B">
          <w:rPr>
            <w:rFonts w:ascii="Times New Roman" w:eastAsia="Times New Roman" w:hAnsi="Times New Roman" w:cs="Times New Roman"/>
          </w:rPr>
          <w:t>).</w:t>
        </w:r>
      </w:ins>
      <w:r w:rsidR="003307D9" w:rsidRPr="00DC1B3B">
        <w:rPr>
          <w:rFonts w:ascii="Times New Roman" w:eastAsia="Times New Roman" w:hAnsi="Times New Roman" w:cs="Times New Roman"/>
        </w:rPr>
        <w:t xml:space="preserve"> </w:t>
      </w:r>
    </w:p>
    <w:p w14:paraId="409B05FF" w14:textId="77777777" w:rsidR="002F535C" w:rsidRPr="00DC1B3B" w:rsidDel="00F94CCE" w:rsidRDefault="002F535C">
      <w:pPr>
        <w:pStyle w:val="normal0"/>
        <w:spacing w:line="360" w:lineRule="auto"/>
        <w:rPr>
          <w:del w:id="101" w:author="Joey Bernhardt" w:date="2015-12-18T15:48:00Z"/>
          <w:rFonts w:ascii="Times New Roman" w:eastAsia="Times New Roman" w:hAnsi="Times New Roman" w:cs="Times New Roman"/>
          <w:sz w:val="24"/>
          <w:szCs w:val="24"/>
        </w:rPr>
      </w:pPr>
    </w:p>
    <w:p w14:paraId="1641F08A" w14:textId="1B4A7C4E" w:rsidR="002F535C" w:rsidRPr="00DC1B3B" w:rsidRDefault="002F535C">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Taken together, the</w:t>
      </w:r>
      <w:ins w:id="102" w:author="Joey Bernhardt" w:date="2015-12-18T15:48:00Z">
        <w:r w:rsidR="00F94CCE" w:rsidRPr="00DC1B3B">
          <w:rPr>
            <w:rFonts w:ascii="Times New Roman" w:eastAsia="Times New Roman" w:hAnsi="Times New Roman" w:cs="Times New Roman"/>
            <w:sz w:val="24"/>
            <w:szCs w:val="24"/>
          </w:rPr>
          <w:t xml:space="preserve"> </w:t>
        </w:r>
      </w:ins>
      <w:del w:id="103" w:author="Joey Bernhardt" w:date="2015-12-18T15:48:00Z">
        <w:r w:rsidRPr="00DC1B3B" w:rsidDel="00F94CCE">
          <w:rPr>
            <w:rFonts w:ascii="Times New Roman" w:eastAsia="Times New Roman" w:hAnsi="Times New Roman" w:cs="Times New Roman"/>
            <w:sz w:val="24"/>
            <w:szCs w:val="24"/>
          </w:rPr>
          <w:delText xml:space="preserve">se </w:delText>
        </w:r>
      </w:del>
      <w:r w:rsidRPr="00DC1B3B">
        <w:rPr>
          <w:rFonts w:ascii="Times New Roman" w:eastAsia="Times New Roman" w:hAnsi="Times New Roman" w:cs="Times New Roman"/>
          <w:sz w:val="24"/>
          <w:szCs w:val="24"/>
        </w:rPr>
        <w:t xml:space="preserve">patterns </w:t>
      </w:r>
      <w:ins w:id="104" w:author="Joey Bernhardt" w:date="2015-12-18T15:48:00Z">
        <w:r w:rsidR="00F94CCE" w:rsidRPr="00DC1B3B">
          <w:rPr>
            <w:rFonts w:ascii="Times New Roman" w:eastAsia="Times New Roman" w:hAnsi="Times New Roman" w:cs="Times New Roman"/>
            <w:sz w:val="24"/>
            <w:szCs w:val="24"/>
          </w:rPr>
          <w:t xml:space="preserve">of functional morphology and human dietary practices </w:t>
        </w:r>
      </w:ins>
      <w:r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DC1B3B" w:rsidRDefault="00F94CCE">
      <w:pPr>
        <w:spacing w:line="360" w:lineRule="auto"/>
        <w:rPr>
          <w:ins w:id="105" w:author="Joey Bernhardt" w:date="2015-12-18T15:49:00Z"/>
          <w:rFonts w:ascii="Times New Roman" w:hAnsi="Times New Roman" w:cs="Times New Roman"/>
          <w:rPrChange w:id="106" w:author="Joey Bernhardt" w:date="2015-12-18T16:08:00Z">
            <w:rPr>
              <w:ins w:id="107" w:author="Joey Bernhardt" w:date="2015-12-18T15:49:00Z"/>
            </w:rPr>
          </w:rPrChange>
        </w:rPr>
        <w:pPrChange w:id="108" w:author="Joey Bernhardt" w:date="2015-12-18T16:24:00Z">
          <w:pPr/>
        </w:pPrChange>
      </w:pPr>
    </w:p>
    <w:p w14:paraId="527C3A96" w14:textId="0F0BCFDC" w:rsidR="00EE44E9" w:rsidRPr="00A24A1E" w:rsidDel="00A24A1E" w:rsidRDefault="00F94CCE">
      <w:pPr>
        <w:spacing w:line="360" w:lineRule="auto"/>
        <w:rPr>
          <w:del w:id="109" w:author="Joey Bernhardt" w:date="2015-12-18T16:22:00Z"/>
          <w:rFonts w:ascii="Times New Roman" w:eastAsia="Times New Roman" w:hAnsi="Times New Roman" w:cs="Times New Roman"/>
          <w:rPrChange w:id="110" w:author="Joey Bernhardt" w:date="2015-12-18T16:22:00Z">
            <w:rPr>
              <w:del w:id="111" w:author="Joey Bernhardt" w:date="2015-12-18T16:22:00Z"/>
              <w:rFonts w:ascii="Times New Roman" w:eastAsia="Times New Roman" w:hAnsi="Times New Roman" w:cs="Times New Roman"/>
              <w:b/>
            </w:rPr>
          </w:rPrChange>
        </w:rPr>
        <w:pPrChange w:id="112" w:author="Joey Bernhardt" w:date="2015-12-18T16:24:00Z">
          <w:pPr/>
        </w:pPrChange>
      </w:pPr>
      <w:commentRangeStart w:id="113"/>
      <w:ins w:id="114" w:author="Joey Bernhardt" w:date="2015-12-15T08:07:00Z">
        <w:r w:rsidRPr="00DC1B3B">
          <w:rPr>
            <w:rFonts w:ascii="Times New Roman" w:hAnsi="Times New Roman" w:cs="Times New Roman"/>
            <w:rPrChange w:id="115" w:author="Joey Bernhardt" w:date="2015-12-18T16:08:00Z">
              <w:rPr/>
            </w:rPrChange>
          </w:rPr>
          <w:t>Here</w:t>
        </w:r>
      </w:ins>
      <w:commentRangeEnd w:id="113"/>
      <w:ins w:id="116" w:author="Joey Bernhardt" w:date="2015-12-18T16:06:00Z">
        <w:r w:rsidR="00DC1B3B" w:rsidRPr="005118D6">
          <w:rPr>
            <w:rStyle w:val="CommentReference"/>
            <w:rFonts w:ascii="Times New Roman" w:eastAsia="Arial" w:hAnsi="Times New Roman" w:cs="Times New Roman"/>
            <w:color w:val="000000"/>
            <w:sz w:val="24"/>
            <w:szCs w:val="24"/>
            <w:lang w:val="en-US"/>
          </w:rPr>
          <w:commentReference w:id="113"/>
        </w:r>
      </w:ins>
      <w:ins w:id="118" w:author="Joey Bernhardt" w:date="2015-12-15T08:07:00Z">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ins>
      <w:ins w:id="119" w:author="Joey Bernhardt" w:date="2015-12-18T15:54:00Z">
        <w:r w:rsidRPr="005118D6">
          <w:rPr>
            <w:rFonts w:ascii="Times New Roman" w:hAnsi="Times New Roman" w:cs="Times New Roman"/>
          </w:rPr>
          <w:t>for the edible portions of 430 aquatic</w:t>
        </w:r>
      </w:ins>
      <w:ins w:id="120" w:author="Joey Bernhardt" w:date="2015-12-18T16:00:00Z">
        <w:r w:rsidR="00DC1B3B" w:rsidRPr="005118D6">
          <w:rPr>
            <w:rFonts w:ascii="Times New Roman" w:hAnsi="Times New Roman" w:cs="Times New Roman"/>
          </w:rPr>
          <w:t xml:space="preserve"> species </w:t>
        </w:r>
      </w:ins>
      <w:ins w:id="121" w:author="Joey Bernhardt" w:date="2015-12-18T15:54:00Z">
        <w:r w:rsidRPr="005118D6">
          <w:rPr>
            <w:rFonts w:ascii="Times New Roman" w:hAnsi="Times New Roman" w:cs="Times New Roman"/>
          </w:rPr>
          <w:t>from all major ocean</w:t>
        </w:r>
      </w:ins>
      <w:ins w:id="122" w:author="Joey Bernhardt" w:date="2015-12-18T16:03:00Z">
        <w:r w:rsidR="00DC1B3B" w:rsidRPr="005118D6">
          <w:rPr>
            <w:rFonts w:ascii="Times New Roman" w:hAnsi="Times New Roman" w:cs="Times New Roman"/>
          </w:rPr>
          <w:t>ic</w:t>
        </w:r>
      </w:ins>
      <w:ins w:id="123" w:author="Joey Bernhardt" w:date="2015-12-18T15:54:00Z">
        <w:r w:rsidRPr="005118D6">
          <w:rPr>
            <w:rFonts w:ascii="Times New Roman" w:hAnsi="Times New Roman" w:cs="Times New Roman"/>
          </w:rPr>
          <w:t xml:space="preserve"> and freshwater ecoregions (Fig X)</w:t>
        </w:r>
      </w:ins>
      <w:ins w:id="124" w:author="Joey Bernhardt" w:date="2015-12-18T15:55:00Z">
        <w:r w:rsidRPr="005118D6">
          <w:rPr>
            <w:rFonts w:ascii="Times New Roman" w:hAnsi="Times New Roman" w:cs="Times New Roman"/>
          </w:rPr>
          <w:t xml:space="preserve">. </w:t>
        </w:r>
      </w:ins>
      <w:ins w:id="125" w:author="Joey Bernhardt" w:date="2015-12-18T16:01:00Z">
        <w:r w:rsidR="00DC1B3B" w:rsidRPr="005118D6">
          <w:rPr>
            <w:rFonts w:ascii="Times New Roman" w:hAnsi="Times New Roman" w:cs="Times New Roman"/>
          </w:rPr>
          <w:t xml:space="preserve">For each of these species, we also collected ecological trait data </w:t>
        </w:r>
      </w:ins>
      <w:ins w:id="126" w:author="Joey Bernhardt" w:date="2015-12-18T16:02:00Z">
        <w:r w:rsidR="00DC1B3B" w:rsidRPr="005118D6">
          <w:rPr>
            <w:rFonts w:ascii="Times New Roman" w:hAnsi="Times New Roman" w:cs="Times New Roman"/>
          </w:rPr>
          <w:t xml:space="preserve">including body size, trophic position and habitat associations, which are broadly related to the function and form of species in aquatic systems (Woodward et al. 2005, other ref?). </w:t>
        </w:r>
      </w:ins>
      <w:ins w:id="127" w:author="Joey Bernhardt" w:date="2015-12-18T15:55:00Z">
        <w:r w:rsidRPr="005118D6">
          <w:rPr>
            <w:rFonts w:ascii="Times New Roman" w:hAnsi="Times New Roman" w:cs="Times New Roman"/>
            <w:b/>
          </w:rPr>
          <w:t xml:space="preserve">We </w:t>
        </w:r>
      </w:ins>
      <w:ins w:id="128" w:author="Joey Bernhardt" w:date="2015-12-15T08:07:00Z">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ins>
      <w:ins w:id="129" w:author="Joey Bernhardt" w:date="2015-12-18T16:04:00Z">
        <w:r w:rsidR="00DC1B3B" w:rsidRPr="005118D6">
          <w:rPr>
            <w:rFonts w:ascii="Times New Roman" w:hAnsi="Times New Roman" w:cs="Times New Roman"/>
            <w:b/>
          </w:rPr>
          <w:t xml:space="preserve">(1) </w:t>
        </w:r>
      </w:ins>
      <w:ins w:id="130" w:author="Joey Bernhardt" w:date="2015-12-15T08:07:00Z">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ins>
      <w:ins w:id="131" w:author="Joey Bernhardt" w:date="2015-12-18T16:04:00Z">
        <w:r w:rsidR="00DC1B3B" w:rsidRPr="005118D6">
          <w:rPr>
            <w:rFonts w:ascii="Times New Roman" w:hAnsi="Times New Roman" w:cs="Times New Roman"/>
            <w:b/>
          </w:rPr>
          <w:t xml:space="preserve">ecological traits </w:t>
        </w:r>
      </w:ins>
      <w:ins w:id="132" w:author="Joey Bernhardt" w:date="2015-12-15T08:07:00Z">
        <w:r w:rsidR="00996881" w:rsidRPr="005118D6">
          <w:rPr>
            <w:rFonts w:ascii="Times New Roman" w:hAnsi="Times New Roman" w:cs="Times New Roman"/>
            <w:b/>
          </w:rPr>
          <w:t>are related to variation in nutritional profile from the perspective of a human diet</w:t>
        </w:r>
      </w:ins>
      <w:ins w:id="133" w:author="Joey Bernhardt" w:date="2015-12-18T16:05:00Z">
        <w:r w:rsidR="00DC1B3B" w:rsidRPr="005118D6">
          <w:rPr>
            <w:rFonts w:ascii="Times New Roman" w:hAnsi="Times New Roman" w:cs="Times New Roman"/>
            <w:b/>
          </w:rPr>
          <w:t xml:space="preserve"> and (3) assess the contribution of species diversity </w:t>
        </w:r>
      </w:ins>
      <w:ins w:id="134" w:author="Joey Bernhardt" w:date="2015-12-18T16:09:00Z">
        <w:r w:rsidR="00130A90">
          <w:rPr>
            <w:rFonts w:ascii="Times New Roman" w:hAnsi="Times New Roman" w:cs="Times New Roman"/>
            <w:b/>
          </w:rPr>
          <w:t xml:space="preserve">to the nutritional benefits of </w:t>
        </w:r>
      </w:ins>
      <w:ins w:id="135" w:author="Joey Bernhardt" w:date="2015-12-18T16:10:00Z">
        <w:r w:rsidR="00130A90">
          <w:rPr>
            <w:rFonts w:ascii="Times New Roman" w:hAnsi="Times New Roman" w:cs="Times New Roman"/>
            <w:b/>
          </w:rPr>
          <w:t xml:space="preserve">a </w:t>
        </w:r>
      </w:ins>
      <w:ins w:id="136" w:author="Joey Bernhardt" w:date="2015-12-18T16:09:00Z">
        <w:r w:rsidR="00130A90">
          <w:rPr>
            <w:rFonts w:ascii="Times New Roman" w:hAnsi="Times New Roman" w:cs="Times New Roman"/>
            <w:b/>
          </w:rPr>
          <w:t>human diet that includes multiple seafood species</w:t>
        </w:r>
      </w:ins>
      <w:ins w:id="137" w:author="Joey Bernhardt" w:date="2015-12-18T16:05:00Z">
        <w:r w:rsidR="00DC1B3B" w:rsidRPr="00DC1B3B">
          <w:rPr>
            <w:rFonts w:ascii="Times New Roman" w:hAnsi="Times New Roman" w:cs="Times New Roman"/>
            <w:b/>
          </w:rPr>
          <w:t>.</w:t>
        </w:r>
      </w:ins>
      <w:ins w:id="138" w:author="Joey Bernhardt" w:date="2015-12-15T08:07:00Z">
        <w:r w:rsidR="00996881" w:rsidRPr="00DC1B3B">
          <w:rPr>
            <w:rFonts w:ascii="Times New Roman" w:hAnsi="Times New Roman" w:cs="Times New Roman"/>
            <w:b/>
            <w:rPrChange w:id="139" w:author="Joey Bernhardt" w:date="2015-12-18T16:08:00Z">
              <w:rPr/>
            </w:rPrChange>
          </w:rPr>
          <w:t xml:space="preserve"> </w:t>
        </w:r>
      </w:ins>
      <w:ins w:id="140" w:author="Joey Bernhardt" w:date="2015-12-18T16:13:00Z">
        <w:r w:rsidR="009A2EDD">
          <w:rPr>
            <w:rFonts w:ascii="Times New Roman" w:hAnsi="Times New Roman" w:cs="Times New Roman"/>
            <w:b/>
          </w:rPr>
          <w:t xml:space="preserve"> </w:t>
        </w:r>
      </w:ins>
      <w:commentRangeStart w:id="141"/>
      <w:ins w:id="142" w:author="Joey Bernhardt" w:date="2015-12-18T16:19:00Z">
        <w:r w:rsidR="00A24A1E">
          <w:rPr>
            <w:rFonts w:ascii="Times New Roman" w:eastAsia="Times New Roman" w:hAnsi="Times New Roman" w:cs="Times New Roman"/>
          </w:rPr>
          <w:t>We</w:t>
        </w:r>
      </w:ins>
      <w:ins w:id="143" w:author="Joey Bernhardt" w:date="2015-12-18T16:14:00Z">
        <w:r w:rsidR="009A2EDD">
          <w:rPr>
            <w:rFonts w:ascii="Times New Roman" w:hAnsi="Times New Roman" w:cs="Times New Roman"/>
          </w:rPr>
          <w:t xml:space="preserve"> assessed the nutritional benefits provided by </w:t>
        </w:r>
      </w:ins>
      <w:ins w:id="144" w:author="Joey Bernhardt" w:date="2015-12-18T16:15:00Z">
        <w:r w:rsidR="009A2EDD">
          <w:rPr>
            <w:rFonts w:ascii="Times New Roman" w:hAnsi="Times New Roman" w:cs="Times New Roman"/>
          </w:rPr>
          <w:t>a seafood assemblage as the number of</w:t>
        </w:r>
      </w:ins>
      <w:ins w:id="145" w:author="Joey Bernhardt" w:date="2015-12-18T16:16:00Z">
        <w:r w:rsidR="009A2EDD">
          <w:rPr>
            <w:rFonts w:ascii="Times New Roman" w:hAnsi="Times New Roman" w:cs="Times New Roman"/>
          </w:rPr>
          <w:t xml:space="preserve"> distinct micronutrient</w:t>
        </w:r>
      </w:ins>
      <w:ins w:id="146" w:author="Joey Bernhardt" w:date="2015-12-18T16:15:00Z">
        <w:r w:rsidR="009A2EDD">
          <w:rPr>
            <w:rFonts w:ascii="Times New Roman" w:hAnsi="Times New Roman" w:cs="Times New Roman"/>
          </w:rPr>
          <w:t xml:space="preserve"> </w:t>
        </w:r>
      </w:ins>
      <w:ins w:id="147" w:author="Joey Bernhardt" w:date="2015-12-18T16:16:00Z">
        <w:r w:rsidR="009A2EDD">
          <w:rPr>
            <w:rFonts w:ascii="Times New Roman" w:hAnsi="Times New Roman" w:cs="Times New Roman"/>
          </w:rPr>
          <w:t>&gt;</w:t>
        </w:r>
      </w:ins>
      <w:ins w:id="148" w:author="Joey Bernhardt" w:date="2015-12-18T16:15:00Z">
        <w:r w:rsidR="009A2EDD">
          <w:rPr>
            <w:rFonts w:ascii="Times New Roman" w:hAnsi="Times New Roman" w:cs="Times New Roman"/>
          </w:rPr>
          <w:t xml:space="preserve">15% DRI targets </w:t>
        </w:r>
      </w:ins>
      <w:ins w:id="149" w:author="Joey Bernhardt" w:date="2015-12-18T16:18:00Z">
        <w:r w:rsidR="009A2EDD">
          <w:rPr>
            <w:rFonts w:ascii="Times New Roman" w:hAnsi="Times New Roman" w:cs="Times New Roman"/>
          </w:rPr>
          <w:t xml:space="preserve">reached. </w:t>
        </w:r>
      </w:ins>
      <w:commentRangeEnd w:id="141"/>
      <w:ins w:id="150" w:author="Joey Bernhardt" w:date="2015-12-18T16:19:00Z">
        <w:r w:rsidR="00A24A1E">
          <w:rPr>
            <w:rStyle w:val="CommentReference"/>
            <w:rFonts w:ascii="Arial" w:eastAsia="Arial" w:hAnsi="Arial" w:cs="Arial"/>
            <w:color w:val="000000"/>
            <w:lang w:val="en-US"/>
          </w:rPr>
          <w:commentReference w:id="141"/>
        </w:r>
        <w:r w:rsidR="00A24A1E">
          <w:rPr>
            <w:rFonts w:ascii="Times New Roman" w:hAnsi="Times New Roman" w:cs="Times New Roman"/>
          </w:rPr>
          <w:t>We</w:t>
        </w:r>
      </w:ins>
      <w:ins w:id="152" w:author="Joey Bernhardt" w:date="2015-12-18T16:14:00Z">
        <w:r w:rsidR="009A2EDD">
          <w:rPr>
            <w:rFonts w:ascii="Times New Roman" w:hAnsi="Times New Roman" w:cs="Times New Roman"/>
          </w:rPr>
          <w:t xml:space="preserve"> </w:t>
        </w:r>
      </w:ins>
      <w:ins w:id="153" w:author="Joey Bernhardt" w:date="2015-12-18T15:51:00Z">
        <w:r w:rsidRPr="00DC1B3B">
          <w:rPr>
            <w:rFonts w:ascii="Times New Roman" w:eastAsia="Times New Roman" w:hAnsi="Times New Roman" w:cs="Times New Roman"/>
          </w:rPr>
          <w:t>chose to analyze a selection of ions and compounds that affect the nutritional value to human consumers, while also being implicated in a range of biologically important processes that affect growth and reproduction. We examined fatty acid concentration (which reflects fish diet and physiological condition), a toxic metal for which increased concentrations are negative for humans (Hg), two metals beneficial at low concentrations but toxic at high concentrations (Zn and Fe) and one mineral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w:t>
        </w:r>
      </w:ins>
      <w:ins w:id="154" w:author="Joey Bernhardt" w:date="2015-12-18T16:02:00Z">
        <w:r w:rsidR="00DC1B3B" w:rsidRPr="00DC1B3B">
          <w:rPr>
            <w:rFonts w:ascii="Times New Roman" w:eastAsia="Times New Roman" w:hAnsi="Times New Roman" w:cs="Times New Roman"/>
          </w:rPr>
          <w:t xml:space="preserve"> </w:t>
        </w:r>
      </w:ins>
      <w:ins w:id="155" w:author="Joey Bernhardt" w:date="2015-12-18T16:21:00Z">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ins>
    </w:p>
    <w:p w14:paraId="09208BAC" w14:textId="08513D7C" w:rsidR="002F535C" w:rsidRPr="00DC1B3B" w:rsidDel="00A24A1E" w:rsidRDefault="002F535C">
      <w:pPr>
        <w:spacing w:line="360" w:lineRule="auto"/>
        <w:rPr>
          <w:del w:id="156" w:author="Joey Bernhardt" w:date="2015-12-18T16:22:00Z"/>
          <w:rFonts w:ascii="Times New Roman" w:eastAsia="Times New Roman" w:hAnsi="Times New Roman" w:cs="Times New Roman"/>
          <w:b/>
        </w:rPr>
        <w:pPrChange w:id="157" w:author="Joey Bernhardt" w:date="2015-12-18T16:24:00Z">
          <w:pPr/>
        </w:pPrChange>
      </w:pPr>
    </w:p>
    <w:p w14:paraId="6C017F76" w14:textId="4E1ABD6B" w:rsidR="00A463B7" w:rsidRPr="00DC1B3B" w:rsidDel="00F94CCE" w:rsidRDefault="003307D9">
      <w:pPr>
        <w:spacing w:line="360" w:lineRule="auto"/>
        <w:rPr>
          <w:del w:id="158" w:author="Joey Bernhardt" w:date="2015-12-18T15:52:00Z"/>
          <w:rFonts w:ascii="Times New Roman" w:eastAsia="Times New Roman" w:hAnsi="Times New Roman" w:cs="Times New Roman"/>
          <w:b/>
        </w:rPr>
        <w:pPrChange w:id="159" w:author="Joey Bernhardt" w:date="2015-12-18T16:24:00Z">
          <w:pPr/>
        </w:pPrChange>
      </w:pPr>
      <w:del w:id="160" w:author="Joey Bernhardt" w:date="2015-12-18T15:52:00Z">
        <w:r w:rsidRPr="00DC1B3B" w:rsidDel="00F94CCE">
          <w:rPr>
            <w:rFonts w:ascii="Times New Roman" w:eastAsia="Times New Roman" w:hAnsi="Times New Roman" w:cs="Times New Roman"/>
            <w:b/>
          </w:rPr>
          <w:delText>Main questions and hypotheses:</w:delText>
        </w:r>
      </w:del>
    </w:p>
    <w:p w14:paraId="1B542994" w14:textId="72E19560" w:rsidR="003307D9" w:rsidRPr="00DC1B3B" w:rsidDel="00F94CCE" w:rsidRDefault="003307D9">
      <w:pPr>
        <w:spacing w:line="360" w:lineRule="auto"/>
        <w:rPr>
          <w:del w:id="161" w:author="Joey Bernhardt" w:date="2015-12-18T15:52:00Z"/>
          <w:rFonts w:ascii="Times New Roman" w:eastAsia="Times New Roman" w:hAnsi="Times New Roman" w:cs="Times New Roman"/>
          <w:b/>
        </w:rPr>
        <w:pPrChange w:id="162" w:author="Joey Bernhardt" w:date="2015-12-18T16:24:00Z">
          <w:pPr/>
        </w:pPrChange>
      </w:pPr>
    </w:p>
    <w:p w14:paraId="772DC165" w14:textId="054BFBA2" w:rsidR="00246CFA" w:rsidRPr="00DC1B3B" w:rsidDel="00F94CCE" w:rsidRDefault="00246CFA">
      <w:pPr>
        <w:spacing w:line="360" w:lineRule="auto"/>
        <w:rPr>
          <w:del w:id="163" w:author="Joey Bernhardt" w:date="2015-12-18T15:52:00Z"/>
          <w:rFonts w:ascii="Times New Roman" w:hAnsi="Times New Roman" w:cs="Times New Roman"/>
          <w:b/>
        </w:rPr>
        <w:pPrChange w:id="164" w:author="Joey Bernhardt" w:date="2015-12-18T16:24:00Z">
          <w:pPr/>
        </w:pPrChange>
      </w:pPr>
      <w:del w:id="165" w:author="Joey Bernhardt" w:date="2015-12-18T15:52:00Z">
        <w:r w:rsidRPr="00DC1B3B" w:rsidDel="00F94CCE">
          <w:rPr>
            <w:rFonts w:ascii="Times New Roman" w:hAnsi="Times New Roman" w:cs="Times New Roman"/>
            <w:b/>
          </w:rPr>
          <w:delText xml:space="preserve">1. What is the range of variability in </w:delText>
        </w:r>
        <w:r w:rsidR="00595F3D" w:rsidRPr="00DC1B3B" w:rsidDel="00F94CCE">
          <w:rPr>
            <w:rFonts w:ascii="Times New Roman" w:hAnsi="Times New Roman" w:cs="Times New Roman"/>
            <w:b/>
          </w:rPr>
          <w:delText xml:space="preserve">the </w:delText>
        </w:r>
        <w:r w:rsidRPr="00DC1B3B" w:rsidDel="00F94CCE">
          <w:rPr>
            <w:rFonts w:ascii="Times New Roman" w:hAnsi="Times New Roman" w:cs="Times New Roman"/>
            <w:b/>
          </w:rPr>
          <w:delText xml:space="preserve">nutritional profile </w:delText>
        </w:r>
        <w:r w:rsidR="00595F3D" w:rsidRPr="00DC1B3B" w:rsidDel="00F94CCE">
          <w:rPr>
            <w:rFonts w:ascii="Times New Roman" w:hAnsi="Times New Roman" w:cs="Times New Roman"/>
            <w:b/>
          </w:rPr>
          <w:delText xml:space="preserve">of edible portions </w:delText>
        </w:r>
        <w:r w:rsidRPr="00DC1B3B" w:rsidDel="00F94CCE">
          <w:rPr>
            <w:rFonts w:ascii="Times New Roman" w:hAnsi="Times New Roman" w:cs="Times New Roman"/>
            <w:b/>
          </w:rPr>
          <w:delText xml:space="preserve">across aquatic taxa? </w:delText>
        </w:r>
      </w:del>
    </w:p>
    <w:p w14:paraId="3161364E" w14:textId="7CDA3352" w:rsidR="00246CFA" w:rsidRPr="00DC1B3B" w:rsidDel="00F94CCE" w:rsidRDefault="00246CFA">
      <w:pPr>
        <w:spacing w:line="360" w:lineRule="auto"/>
        <w:rPr>
          <w:del w:id="166" w:author="Joey Bernhardt" w:date="2015-12-18T15:52:00Z"/>
          <w:rFonts w:ascii="Times New Roman" w:hAnsi="Times New Roman" w:cs="Times New Roman"/>
          <w:b/>
        </w:rPr>
        <w:pPrChange w:id="167" w:author="Joey Bernhardt" w:date="2015-12-18T16:24:00Z">
          <w:pPr/>
        </w:pPrChange>
      </w:pPr>
      <w:del w:id="168" w:author="Joey Bernhardt" w:date="2015-12-18T15:52:00Z">
        <w:r w:rsidRPr="00DC1B3B" w:rsidDel="00F94CCE">
          <w:rPr>
            <w:rFonts w:ascii="Times New Roman" w:hAnsi="Times New Roman" w:cs="Times New Roman"/>
            <w:b/>
          </w:rPr>
          <w:delText>2. Are ecological traits such as body size, trophic position or functional group correlated to nutritional profile?</w:delText>
        </w:r>
      </w:del>
    </w:p>
    <w:p w14:paraId="796D167D" w14:textId="79AC4D27" w:rsidR="00246CFA" w:rsidRPr="00DC1B3B" w:rsidDel="00F94CCE" w:rsidRDefault="00246CFA">
      <w:pPr>
        <w:spacing w:line="360" w:lineRule="auto"/>
        <w:rPr>
          <w:del w:id="169" w:author="Joey Bernhardt" w:date="2015-12-18T15:52:00Z"/>
          <w:rFonts w:ascii="Times New Roman" w:hAnsi="Times New Roman" w:cs="Times New Roman"/>
          <w:b/>
        </w:rPr>
        <w:pPrChange w:id="170" w:author="Joey Bernhardt" w:date="2015-12-18T16:24:00Z">
          <w:pPr/>
        </w:pPrChange>
      </w:pPr>
      <w:del w:id="171" w:author="Joey Bernhardt" w:date="2015-12-18T15:52:00Z">
        <w:r w:rsidRPr="00DC1B3B" w:rsidDel="00F94CCE">
          <w:rPr>
            <w:rFonts w:ascii="Times New Roman" w:hAnsi="Times New Roman" w:cs="Times New Roman"/>
            <w:b/>
          </w:rPr>
          <w:delText>3. What is the contribution of functional group diversity or species diversity to human nutritional benefits?</w:delText>
        </w:r>
      </w:del>
    </w:p>
    <w:p w14:paraId="39D1E39E" w14:textId="2FB06BAE" w:rsidR="00595F3D" w:rsidRPr="00DC1B3B" w:rsidDel="00A24A1E" w:rsidRDefault="00595F3D">
      <w:pPr>
        <w:spacing w:line="360" w:lineRule="auto"/>
        <w:rPr>
          <w:del w:id="172" w:author="Joey Bernhardt" w:date="2015-12-18T16:22:00Z"/>
          <w:rFonts w:ascii="Times New Roman" w:hAnsi="Times New Roman" w:cs="Times New Roman"/>
          <w:b/>
        </w:rPr>
        <w:pPrChange w:id="173" w:author="Joey Bernhardt" w:date="2015-12-18T16:24:00Z">
          <w:pPr/>
        </w:pPrChange>
      </w:pPr>
    </w:p>
    <w:p w14:paraId="4415E523" w14:textId="77777777" w:rsidR="00595F3D" w:rsidRPr="00DC1B3B" w:rsidRDefault="00595F3D">
      <w:pPr>
        <w:spacing w:line="360" w:lineRule="auto"/>
        <w:rPr>
          <w:rFonts w:ascii="Times New Roman" w:hAnsi="Times New Roman" w:cs="Times New Roman"/>
          <w:b/>
        </w:rPr>
        <w:pPrChange w:id="174" w:author="Joey Bernhardt" w:date="2015-12-18T16:24:00Z">
          <w:pPr/>
        </w:pPrChange>
      </w:pPr>
    </w:p>
    <w:p w14:paraId="408F6375" w14:textId="50800C52" w:rsidR="00595F3D" w:rsidRPr="00DC1B3B" w:rsidRDefault="00825A32">
      <w:pPr>
        <w:pStyle w:val="Heading2"/>
        <w:spacing w:before="360" w:after="80" w:line="360" w:lineRule="auto"/>
        <w:rPr>
          <w:rFonts w:ascii="Times New Roman" w:hAnsi="Times New Roman" w:cs="Times New Roman"/>
          <w:sz w:val="24"/>
          <w:szCs w:val="24"/>
          <w:rPrChange w:id="175" w:author="Joey Bernhardt" w:date="2015-12-18T16:08:00Z">
            <w:rPr/>
          </w:rPrChange>
        </w:rPr>
      </w:pPr>
      <w:r w:rsidRPr="00DC1B3B">
        <w:rPr>
          <w:rFonts w:ascii="Times New Roman" w:eastAsia="Times New Roman" w:hAnsi="Times New Roman" w:cs="Times New Roman"/>
          <w:sz w:val="24"/>
          <w:szCs w:val="24"/>
        </w:rPr>
        <w:t>M</w:t>
      </w:r>
      <w:r w:rsidR="00595F3D" w:rsidRPr="00DC1B3B">
        <w:rPr>
          <w:rFonts w:ascii="Times New Roman" w:eastAsia="Times New Roman" w:hAnsi="Times New Roman" w:cs="Times New Roman"/>
          <w:sz w:val="24"/>
          <w:szCs w:val="24"/>
        </w:rPr>
        <w:t>ethods</w:t>
      </w:r>
    </w:p>
    <w:p w14:paraId="57E75E70" w14:textId="6C2460DB" w:rsidR="00595F3D" w:rsidRPr="00DC1B3B" w:rsidRDefault="00595F3D">
      <w:pPr>
        <w:pStyle w:val="normal0"/>
        <w:spacing w:line="360" w:lineRule="auto"/>
        <w:rPr>
          <w:rFonts w:ascii="Times New Roman" w:hAnsi="Times New Roman" w:cs="Times New Roman"/>
          <w:sz w:val="24"/>
          <w:szCs w:val="24"/>
          <w:rPrChange w:id="176" w:author="Joey Bernhardt" w:date="2015-12-18T16:08:00Z">
            <w:rPr/>
          </w:rPrChange>
        </w:rPr>
      </w:pPr>
      <w:r w:rsidRPr="00DC1B3B">
        <w:rPr>
          <w:rFonts w:ascii="Times New Roman" w:eastAsia="Times New Roman" w:hAnsi="Times New Roman" w:cs="Times New Roman"/>
          <w:sz w:val="24"/>
          <w:szCs w:val="24"/>
        </w:rPr>
        <w:t xml:space="preserve">We aimed to document the range of variation in nutrient content across commonly consumed aquatic taxa. To understand how nutrient content varies among species, we tested whether ecological traits known to be both biologically important and exhibit predictable scaling relationships could explain this variation. </w:t>
      </w:r>
      <w:commentRangeStart w:id="177"/>
      <w:r w:rsidRPr="00DC1B3B">
        <w:rPr>
          <w:rFonts w:ascii="Times New Roman" w:eastAsia="Times New Roman" w:hAnsi="Times New Roman" w:cs="Times New Roman"/>
          <w:sz w:val="24"/>
          <w:szCs w:val="24"/>
        </w:rPr>
        <w:t>[We synthesized SPATIALLY AND SIZE EXPLICIT DATA, TO IDENTIFY THRESHOLDS IN GEOGRAPHY AND OR BODY SIZE THAT INDICATE THAT A SPECIES ACHIEVES 25% RDI IN A SINGLE PORTION.]</w:t>
      </w:r>
      <w:commentRangeEnd w:id="177"/>
      <w:r w:rsidRPr="00DC1B3B">
        <w:rPr>
          <w:rStyle w:val="CommentReference"/>
          <w:rFonts w:ascii="Times New Roman" w:hAnsi="Times New Roman" w:cs="Times New Roman"/>
          <w:sz w:val="24"/>
          <w:szCs w:val="24"/>
          <w:rPrChange w:id="178" w:author="Joey Bernhardt" w:date="2015-12-18T16:08:00Z">
            <w:rPr>
              <w:rStyle w:val="CommentReference"/>
            </w:rPr>
          </w:rPrChange>
        </w:rPr>
        <w:commentReference w:id="177"/>
      </w:r>
    </w:p>
    <w:p w14:paraId="621ECDD8" w14:textId="77777777" w:rsidR="00595F3D" w:rsidRPr="00DC1B3B" w:rsidRDefault="00595F3D">
      <w:pPr>
        <w:pStyle w:val="Heading3"/>
        <w:spacing w:before="280" w:after="80" w:line="360" w:lineRule="auto"/>
        <w:rPr>
          <w:rFonts w:ascii="Times New Roman" w:hAnsi="Times New Roman" w:cs="Times New Roman"/>
          <w:rPrChange w:id="179" w:author="Joey Bernhardt" w:date="2015-12-18T16:08:00Z">
            <w:rPr/>
          </w:rPrChange>
        </w:rPr>
      </w:pPr>
      <w:bookmarkStart w:id="180" w:name="h.3znysh7" w:colFirst="0" w:colLast="0"/>
      <w:bookmarkEnd w:id="180"/>
      <w:r w:rsidRPr="00DC1B3B">
        <w:rPr>
          <w:rFonts w:ascii="Times New Roman" w:eastAsia="Times New Roman" w:hAnsi="Times New Roman" w:cs="Times New Roman"/>
          <w:color w:val="000000"/>
        </w:rPr>
        <w:t>Literature search and data collection</w:t>
      </w:r>
    </w:p>
    <w:p w14:paraId="52CBCB88" w14:textId="5039C198" w:rsidR="00595F3D" w:rsidRPr="00DC1B3B" w:rsidRDefault="00595F3D">
      <w:pPr>
        <w:pStyle w:val="normal0"/>
        <w:spacing w:line="360" w:lineRule="auto"/>
        <w:rPr>
          <w:rFonts w:ascii="Times New Roman" w:hAnsi="Times New Roman" w:cs="Times New Roman"/>
          <w:sz w:val="24"/>
          <w:szCs w:val="24"/>
          <w:rPrChange w:id="181" w:author="Joey Bernhardt" w:date="2015-12-18T16:08:00Z">
            <w:rPr/>
          </w:rPrChange>
        </w:rPr>
      </w:pPr>
      <w:r w:rsidRPr="00DC1B3B">
        <w:rPr>
          <w:rFonts w:ascii="Times New Roman" w:eastAsia="Times New Roman" w:hAnsi="Times New Roman" w:cs="Times New Roman"/>
          <w:sz w:val="24"/>
          <w:szCs w:val="24"/>
        </w:rPr>
        <w:t>To test how nutrient profile varies with ecological traits, we assembled a dataset of nutrient content in the edible portions of 400</w:t>
      </w:r>
      <w:commentRangeStart w:id="182"/>
      <w:r w:rsidRPr="00DC1B3B">
        <w:rPr>
          <w:rFonts w:ascii="Times New Roman" w:eastAsia="Times New Roman" w:hAnsi="Times New Roman" w:cs="Times New Roman"/>
          <w:sz w:val="24"/>
          <w:szCs w:val="24"/>
        </w:rPr>
        <w:t xml:space="preserve"> aquatic species</w:t>
      </w:r>
      <w:commentRangeEnd w:id="182"/>
      <w:r w:rsidRPr="00DC1B3B">
        <w:rPr>
          <w:rFonts w:ascii="Times New Roman" w:hAnsi="Times New Roman" w:cs="Times New Roman"/>
          <w:sz w:val="24"/>
          <w:szCs w:val="24"/>
          <w:rPrChange w:id="183" w:author="Joey Bernhardt" w:date="2015-12-18T16:08:00Z">
            <w:rPr/>
          </w:rPrChange>
        </w:rPr>
        <w:commentReference w:id="182"/>
      </w:r>
      <w:r w:rsidRPr="00DC1B3B">
        <w:rPr>
          <w:rFonts w:ascii="Times New Roman" w:eastAsia="Times New Roman" w:hAnsi="Times New Roman" w:cs="Times New Roman"/>
          <w:sz w:val="24"/>
          <w:szCs w:val="24"/>
        </w:rPr>
        <w:t xml:space="preserve">. We defined the nutritional profile of a species as the quantity of a given nutrient in 100 g of edible tissue - a metric that is commonly used in the human food composition literature (Nowak et al. 2014). We aimed to include as many species as possible, from marine and freshwater systems, covering a wide geographic range. We searched the literature for analytical compositional values for each of these species. We searched the peer-reviewed literature as well as food composition databases or tables, such as the Food and Agriculture Organization’s INFOODS database (FAO/INFOODS 2014) and the United States Department of Agriculture’s Nutrient Files (USDA 2012). </w:t>
      </w:r>
      <w:commentRangeStart w:id="184"/>
      <w:r w:rsidRPr="00DC1B3B">
        <w:rPr>
          <w:rFonts w:ascii="Times New Roman" w:eastAsia="Times New Roman" w:hAnsi="Times New Roman" w:cs="Times New Roman"/>
          <w:sz w:val="24"/>
          <w:szCs w:val="24"/>
        </w:rPr>
        <w:t>We restricted our analysis to include only the edible portions of wild, raw fish (thus excluding prepared or farmed seafood items)</w:t>
      </w:r>
      <w:commentRangeEnd w:id="184"/>
      <w:r w:rsidRPr="00DC1B3B">
        <w:rPr>
          <w:rStyle w:val="CommentReference"/>
          <w:rFonts w:ascii="Times New Roman" w:hAnsi="Times New Roman" w:cs="Times New Roman"/>
          <w:sz w:val="24"/>
          <w:szCs w:val="24"/>
          <w:rPrChange w:id="185" w:author="Joey Bernhardt" w:date="2015-12-18T16:08:00Z">
            <w:rPr>
              <w:rStyle w:val="CommentReference"/>
            </w:rPr>
          </w:rPrChange>
        </w:rPr>
        <w:commentReference w:id="184"/>
      </w:r>
      <w:r w:rsidRPr="00DC1B3B">
        <w:rPr>
          <w:rFonts w:ascii="Times New Roman" w:eastAsia="Times New Roman" w:hAnsi="Times New Roman" w:cs="Times New Roman"/>
          <w:sz w:val="24"/>
          <w:szCs w:val="24"/>
        </w:rPr>
        <w:t xml:space="preserve">. Our dataset includes quantities for the following microelements: calcium; iron; zinc; mercury and two fatty acids: </w:t>
      </w:r>
      <w:proofErr w:type="spellStart"/>
      <w:r w:rsidRPr="00DC1B3B">
        <w:rPr>
          <w:rFonts w:ascii="Times New Roman" w:eastAsia="Times New Roman" w:hAnsi="Times New Roman" w:cs="Times New Roman"/>
          <w:sz w:val="24"/>
          <w:szCs w:val="24"/>
        </w:rPr>
        <w:t>eicosapentaenoic</w:t>
      </w:r>
      <w:proofErr w:type="spellEnd"/>
      <w:r w:rsidRPr="00DC1B3B">
        <w:rPr>
          <w:rFonts w:ascii="Times New Roman" w:eastAsia="Times New Roman" w:hAnsi="Times New Roman" w:cs="Times New Roman"/>
          <w:sz w:val="24"/>
          <w:szCs w:val="24"/>
        </w:rPr>
        <w:t xml:space="preserve"> acid (EPA); and </w:t>
      </w:r>
      <w:proofErr w:type="spellStart"/>
      <w:r w:rsidRPr="00DC1B3B">
        <w:rPr>
          <w:rFonts w:ascii="Times New Roman" w:eastAsia="Times New Roman" w:hAnsi="Times New Roman" w:cs="Times New Roman"/>
          <w:sz w:val="24"/>
          <w:szCs w:val="24"/>
        </w:rPr>
        <w:t>docosahexaenoic</w:t>
      </w:r>
      <w:proofErr w:type="spellEnd"/>
      <w:r w:rsidRPr="00DC1B3B">
        <w:rPr>
          <w:rFonts w:ascii="Times New Roman" w:eastAsia="Times New Roman" w:hAnsi="Times New Roman" w:cs="Times New Roman"/>
          <w:sz w:val="24"/>
          <w:szCs w:val="24"/>
        </w:rPr>
        <w:t xml:space="preserve"> acid (DHA). To address inconsistencies in fatty acid data reporting, we standardized fatty acid measurements using the fatty acid </w:t>
      </w:r>
      <w:commentRangeStart w:id="186"/>
      <w:r w:rsidRPr="00DC1B3B">
        <w:rPr>
          <w:rFonts w:ascii="Times New Roman" w:eastAsia="Times New Roman" w:hAnsi="Times New Roman" w:cs="Times New Roman"/>
          <w:sz w:val="24"/>
          <w:szCs w:val="24"/>
        </w:rPr>
        <w:t>conversion factors proposed by Nowak et al. (2014).</w:t>
      </w:r>
      <w:commentRangeEnd w:id="186"/>
      <w:r w:rsidRPr="00DC1B3B">
        <w:rPr>
          <w:rFonts w:ascii="Times New Roman" w:hAnsi="Times New Roman" w:cs="Times New Roman"/>
          <w:sz w:val="24"/>
          <w:szCs w:val="24"/>
          <w:rPrChange w:id="187" w:author="Joey Bernhardt" w:date="2015-12-18T16:08:00Z">
            <w:rPr/>
          </w:rPrChange>
        </w:rPr>
        <w:commentReference w:id="186"/>
      </w:r>
    </w:p>
    <w:p w14:paraId="6F4C081B" w14:textId="77777777" w:rsidR="00595F3D" w:rsidRPr="00DC1B3B" w:rsidRDefault="00595F3D">
      <w:pPr>
        <w:pStyle w:val="normal0"/>
        <w:spacing w:line="360" w:lineRule="auto"/>
        <w:rPr>
          <w:rFonts w:ascii="Times New Roman" w:hAnsi="Times New Roman" w:cs="Times New Roman"/>
          <w:sz w:val="24"/>
          <w:szCs w:val="24"/>
          <w:rPrChange w:id="188" w:author="Joey Bernhardt" w:date="2015-12-18T16:08:00Z">
            <w:rPr/>
          </w:rPrChange>
        </w:rPr>
      </w:pPr>
    </w:p>
    <w:p w14:paraId="52DFDCA2" w14:textId="77777777" w:rsidR="00595F3D" w:rsidRPr="00DC1B3B" w:rsidRDefault="00595F3D">
      <w:pPr>
        <w:pStyle w:val="normal0"/>
        <w:spacing w:line="360" w:lineRule="auto"/>
        <w:rPr>
          <w:rFonts w:ascii="Times New Roman" w:hAnsi="Times New Roman" w:cs="Times New Roman"/>
          <w:sz w:val="24"/>
          <w:szCs w:val="24"/>
          <w:rPrChange w:id="189" w:author="Joey Bernhardt" w:date="2015-12-18T16:08:00Z">
            <w:rPr/>
          </w:rPrChange>
        </w:rPr>
      </w:pPr>
      <w:r w:rsidRPr="00DC1B3B">
        <w:rPr>
          <w:rFonts w:ascii="Times New Roman" w:eastAsia="Times New Roman" w:hAnsi="Times New Roman" w:cs="Times New Roman"/>
          <w:sz w:val="24"/>
          <w:szCs w:val="24"/>
        </w:rPr>
        <w:t xml:space="preserve">Ecological trait information was collected for each species from </w:t>
      </w:r>
      <w:proofErr w:type="spellStart"/>
      <w:r w:rsidRPr="00DC1B3B">
        <w:rPr>
          <w:rFonts w:ascii="Times New Roman" w:eastAsia="Times New Roman" w:hAnsi="Times New Roman" w:cs="Times New Roman"/>
          <w:sz w:val="24"/>
          <w:szCs w:val="24"/>
        </w:rPr>
        <w:t>FishBase</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Froese</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Pauly</w:t>
      </w:r>
      <w:proofErr w:type="spellEnd"/>
      <w:r w:rsidRPr="00DC1B3B">
        <w:rPr>
          <w:rFonts w:ascii="Times New Roman" w:eastAsia="Times New Roman" w:hAnsi="Times New Roman" w:cs="Times New Roman"/>
          <w:sz w:val="24"/>
          <w:szCs w:val="24"/>
        </w:rPr>
        <w:t xml:space="preserve"> 2014) and </w:t>
      </w:r>
      <w:proofErr w:type="spellStart"/>
      <w:r w:rsidRPr="00DC1B3B">
        <w:rPr>
          <w:rFonts w:ascii="Times New Roman" w:eastAsia="Times New Roman" w:hAnsi="Times New Roman" w:cs="Times New Roman"/>
          <w:sz w:val="24"/>
          <w:szCs w:val="24"/>
        </w:rPr>
        <w:t>SeaLifeBase</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Palomares</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Pauly</w:t>
      </w:r>
      <w:proofErr w:type="spellEnd"/>
      <w:r w:rsidRPr="00DC1B3B">
        <w:rPr>
          <w:rFonts w:ascii="Times New Roman" w:eastAsia="Times New Roman" w:hAnsi="Times New Roman" w:cs="Times New Roman"/>
          <w:sz w:val="24"/>
          <w:szCs w:val="24"/>
        </w:rPr>
        <w:t xml:space="preserve">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DC1B3B">
        <w:rPr>
          <w:rFonts w:ascii="Times New Roman" w:eastAsia="Times New Roman" w:hAnsi="Times New Roman" w:cs="Times New Roman"/>
          <w:i/>
          <w:sz w:val="24"/>
          <w:szCs w:val="24"/>
        </w:rPr>
        <w:t>mass</w:t>
      </w:r>
      <w:r w:rsidRPr="00DC1B3B">
        <w:rPr>
          <w:rFonts w:ascii="Times New Roman" w:eastAsia="Times New Roman" w:hAnsi="Times New Roman" w:cs="Times New Roman"/>
          <w:sz w:val="24"/>
          <w:szCs w:val="24"/>
        </w:rPr>
        <w:t xml:space="preserve">= </w:t>
      </w:r>
      <w:r w:rsidRPr="00DC1B3B">
        <w:rPr>
          <w:rFonts w:ascii="Times New Roman" w:eastAsia="Times New Roman" w:hAnsi="Times New Roman" w:cs="Times New Roman"/>
          <w:i/>
          <w:sz w:val="24"/>
          <w:szCs w:val="24"/>
        </w:rPr>
        <w:t>a*</w:t>
      </w:r>
      <w:proofErr w:type="spellStart"/>
      <w:r w:rsidRPr="00DC1B3B">
        <w:rPr>
          <w:rFonts w:ascii="Times New Roman" w:eastAsia="Times New Roman" w:hAnsi="Times New Roman" w:cs="Times New Roman"/>
          <w:i/>
          <w:sz w:val="24"/>
          <w:szCs w:val="24"/>
        </w:rPr>
        <w:t>length^b</w:t>
      </w:r>
      <w:proofErr w:type="spellEnd"/>
      <w:r w:rsidRPr="00DC1B3B">
        <w:rPr>
          <w:rFonts w:ascii="Times New Roman" w:eastAsia="Times New Roman" w:hAnsi="Times New Roman" w:cs="Times New Roman"/>
          <w:sz w:val="24"/>
          <w:szCs w:val="24"/>
        </w:rPr>
        <w:t xml:space="preserve">). We used species-specific or taxon-specific </w:t>
      </w:r>
      <w:proofErr w:type="gramStart"/>
      <w:r w:rsidRPr="00DC1B3B">
        <w:rPr>
          <w:rFonts w:ascii="Times New Roman" w:eastAsia="Times New Roman" w:hAnsi="Times New Roman" w:cs="Times New Roman"/>
          <w:i/>
          <w:sz w:val="24"/>
          <w:szCs w:val="24"/>
        </w:rPr>
        <w:t>a</w:t>
      </w:r>
      <w:r w:rsidRPr="00DC1B3B">
        <w:rPr>
          <w:rFonts w:ascii="Times New Roman" w:eastAsia="Times New Roman" w:hAnsi="Times New Roman" w:cs="Times New Roman"/>
          <w:sz w:val="24"/>
          <w:szCs w:val="24"/>
        </w:rPr>
        <w:t xml:space="preserve"> and</w:t>
      </w:r>
      <w:proofErr w:type="gramEnd"/>
      <w:r w:rsidRPr="00DC1B3B">
        <w:rPr>
          <w:rFonts w:ascii="Times New Roman" w:eastAsia="Times New Roman" w:hAnsi="Times New Roman" w:cs="Times New Roman"/>
          <w:sz w:val="24"/>
          <w:szCs w:val="24"/>
        </w:rPr>
        <w:t xml:space="preserve"> </w:t>
      </w:r>
      <w:r w:rsidRPr="00DC1B3B">
        <w:rPr>
          <w:rFonts w:ascii="Times New Roman" w:eastAsia="Times New Roman" w:hAnsi="Times New Roman" w:cs="Times New Roman"/>
          <w:i/>
          <w:sz w:val="24"/>
          <w:szCs w:val="24"/>
        </w:rPr>
        <w:t>b</w:t>
      </w:r>
      <w:r w:rsidRPr="00DC1B3B">
        <w:rPr>
          <w:rFonts w:ascii="Times New Roman" w:eastAsia="Times New Roman" w:hAnsi="Times New Roman" w:cs="Times New Roman"/>
          <w:sz w:val="24"/>
          <w:szCs w:val="24"/>
        </w:rPr>
        <w:t xml:space="preserve"> parameter values published in </w:t>
      </w:r>
      <w:proofErr w:type="spellStart"/>
      <w:r w:rsidRPr="00DC1B3B">
        <w:rPr>
          <w:rFonts w:ascii="Times New Roman" w:eastAsia="Times New Roman" w:hAnsi="Times New Roman" w:cs="Times New Roman"/>
          <w:sz w:val="24"/>
          <w:szCs w:val="24"/>
        </w:rPr>
        <w:t>Froese</w:t>
      </w:r>
      <w:proofErr w:type="spellEnd"/>
      <w:r w:rsidRPr="00DC1B3B">
        <w:rPr>
          <w:rFonts w:ascii="Times New Roman" w:eastAsia="Times New Roman" w:hAnsi="Times New Roman" w:cs="Times New Roman"/>
          <w:sz w:val="24"/>
          <w:szCs w:val="24"/>
        </w:rPr>
        <w:t xml:space="preserve"> et al. (2013).</w:t>
      </w:r>
    </w:p>
    <w:p w14:paraId="7120112F" w14:textId="77777777" w:rsidR="00595F3D" w:rsidRPr="00DC1B3B" w:rsidRDefault="00595F3D">
      <w:pPr>
        <w:pStyle w:val="Heading3"/>
        <w:spacing w:before="280" w:after="80" w:line="360" w:lineRule="auto"/>
        <w:rPr>
          <w:rFonts w:ascii="Times New Roman" w:hAnsi="Times New Roman" w:cs="Times New Roman"/>
          <w:rPrChange w:id="190" w:author="Joey Bernhardt" w:date="2015-12-18T16:08:00Z">
            <w:rPr/>
          </w:rPrChange>
        </w:rPr>
      </w:pPr>
      <w:bookmarkStart w:id="191" w:name="h.2et92p0" w:colFirst="0" w:colLast="0"/>
      <w:bookmarkEnd w:id="191"/>
      <w:commentRangeStart w:id="192"/>
      <w:r w:rsidRPr="00DC1B3B">
        <w:rPr>
          <w:rFonts w:ascii="Times New Roman" w:eastAsia="Times New Roman" w:hAnsi="Times New Roman" w:cs="Times New Roman"/>
          <w:color w:val="000000"/>
        </w:rPr>
        <w:t>Statistical Analysis</w:t>
      </w:r>
      <w:commentRangeEnd w:id="192"/>
      <w:r w:rsidRPr="00DC1B3B">
        <w:rPr>
          <w:rStyle w:val="CommentReference"/>
          <w:rFonts w:ascii="Times New Roman" w:eastAsia="Arial" w:hAnsi="Times New Roman" w:cs="Times New Roman"/>
          <w:b w:val="0"/>
          <w:bCs w:val="0"/>
          <w:color w:val="000000"/>
          <w:sz w:val="24"/>
          <w:szCs w:val="24"/>
          <w:lang w:val="en-US"/>
          <w:rPrChange w:id="193" w:author="Joey Bernhardt" w:date="2015-12-18T16:08:00Z">
            <w:rPr>
              <w:rStyle w:val="CommentReference"/>
              <w:rFonts w:ascii="Arial" w:eastAsia="Arial" w:hAnsi="Arial" w:cs="Arial"/>
              <w:b w:val="0"/>
              <w:bCs w:val="0"/>
              <w:color w:val="000000"/>
              <w:lang w:val="en-US"/>
            </w:rPr>
          </w:rPrChange>
        </w:rPr>
        <w:commentReference w:id="192"/>
      </w:r>
    </w:p>
    <w:p w14:paraId="76402C36" w14:textId="77777777" w:rsidR="00595F3D" w:rsidRPr="00DC1B3B" w:rsidRDefault="00595F3D">
      <w:pPr>
        <w:pStyle w:val="normal0"/>
        <w:spacing w:line="360" w:lineRule="auto"/>
        <w:rPr>
          <w:rFonts w:ascii="Times New Roman" w:hAnsi="Times New Roman" w:cs="Times New Roman"/>
          <w:sz w:val="24"/>
          <w:szCs w:val="24"/>
          <w:rPrChange w:id="194" w:author="Joey Bernhardt" w:date="2015-12-18T16:08:00Z">
            <w:rPr/>
          </w:rPrChange>
        </w:rPr>
      </w:pPr>
      <w:r w:rsidRPr="00DC1B3B">
        <w:rPr>
          <w:rFonts w:ascii="Times New Roman" w:eastAsia="Times New Roman" w:hAnsi="Times New Roman" w:cs="Times New Roman"/>
          <w:sz w:val="24"/>
          <w:szCs w:val="24"/>
        </w:rPr>
        <w:t>We modeled the relationship between nutrient content and species’ traits with linear regression models using a log-transformed power function. The full model included the entire set of predictors:</w:t>
      </w:r>
    </w:p>
    <w:p w14:paraId="16ED0270" w14:textId="77777777" w:rsidR="00595F3D" w:rsidRPr="00DC1B3B" w:rsidRDefault="00595F3D">
      <w:pPr>
        <w:pStyle w:val="normal0"/>
        <w:spacing w:line="360" w:lineRule="auto"/>
        <w:rPr>
          <w:rFonts w:ascii="Times New Roman" w:hAnsi="Times New Roman" w:cs="Times New Roman"/>
          <w:sz w:val="24"/>
          <w:szCs w:val="24"/>
          <w:rPrChange w:id="195" w:author="Joey Bernhardt" w:date="2015-12-18T16:08:00Z">
            <w:rPr/>
          </w:rPrChange>
        </w:rPr>
      </w:pPr>
    </w:p>
    <w:p w14:paraId="1D834F0B" w14:textId="77777777" w:rsidR="00595F3D" w:rsidRPr="00DC1B3B" w:rsidRDefault="00595F3D">
      <w:pPr>
        <w:pStyle w:val="normal0"/>
        <w:spacing w:line="360" w:lineRule="auto"/>
        <w:rPr>
          <w:rFonts w:ascii="Times New Roman" w:hAnsi="Times New Roman" w:cs="Times New Roman"/>
          <w:sz w:val="24"/>
          <w:szCs w:val="24"/>
          <w:rPrChange w:id="196" w:author="Joey Bernhardt" w:date="2015-12-18T16:08:00Z">
            <w:rPr/>
          </w:rPrChange>
        </w:rPr>
        <w:pPrChange w:id="197" w:author="Joey Bernhardt" w:date="2015-12-18T16:24:00Z">
          <w:pPr>
            <w:pStyle w:val="normal0"/>
            <w:spacing w:line="576" w:lineRule="auto"/>
          </w:pPr>
        </w:pPrChange>
      </w:pPr>
      <w:proofErr w:type="spellStart"/>
      <w:proofErr w:type="gramStart"/>
      <w:r w:rsidRPr="00DC1B3B">
        <w:rPr>
          <w:rFonts w:ascii="Times New Roman" w:eastAsia="Times New Roman" w:hAnsi="Times New Roman" w:cs="Times New Roman"/>
          <w:sz w:val="24"/>
          <w:szCs w:val="24"/>
        </w:rPr>
        <w:t>ln</w:t>
      </w:r>
      <w:proofErr w:type="spellEnd"/>
      <w:proofErr w:type="gramEnd"/>
      <w:r w:rsidRPr="00DC1B3B">
        <w:rPr>
          <w:rFonts w:ascii="Times New Roman" w:eastAsia="Times New Roman" w:hAnsi="Times New Roman" w:cs="Times New Roman"/>
          <w:sz w:val="24"/>
          <w:szCs w:val="24"/>
        </w:rPr>
        <w:t xml:space="preserve">(nutrient content)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8" w:author="Joey Bernhardt" w:date="2015-12-18T16:08:00Z">
            <w:rPr>
              <w:rFonts w:ascii="Times New Roman" w:eastAsia="Times New Roman" w:hAnsi="Times New Roman" w:cs="Times New Roman"/>
              <w:i/>
              <w:sz w:val="14"/>
              <w:szCs w:val="14"/>
              <w:vertAlign w:val="subscript"/>
            </w:rPr>
          </w:rPrChange>
        </w:rPr>
        <w:t>0.i</w:t>
      </w:r>
      <w:r w:rsidRPr="00DC1B3B">
        <w:rPr>
          <w:rFonts w:ascii="Times New Roman" w:eastAsia="Times New Roman" w:hAnsi="Times New Roman" w:cs="Times New Roman"/>
          <w:sz w:val="24"/>
          <w:szCs w:val="24"/>
        </w:rPr>
        <w:t xml:space="preserve">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9" w:author="Joey Bernhardt" w:date="2015-12-18T16:08:00Z">
            <w:rPr>
              <w:rFonts w:ascii="Times New Roman" w:eastAsia="Times New Roman" w:hAnsi="Times New Roman" w:cs="Times New Roman"/>
              <w:i/>
              <w:sz w:val="14"/>
              <w:szCs w:val="14"/>
              <w:vertAlign w:val="subscript"/>
            </w:rPr>
          </w:rPrChange>
        </w:rPr>
        <w:t>1.i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size)*latitude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200" w:author="Joey Bernhardt" w:date="2015-12-18T16:08:00Z">
            <w:rPr>
              <w:rFonts w:ascii="Times New Roman" w:eastAsia="Times New Roman" w:hAnsi="Times New Roman" w:cs="Times New Roman"/>
              <w:i/>
              <w:sz w:val="14"/>
              <w:szCs w:val="14"/>
              <w:vertAlign w:val="subscript"/>
            </w:rPr>
          </w:rPrChange>
        </w:rPr>
        <w:t>2.i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size)*(trophic position)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201" w:author="Joey Bernhardt" w:date="2015-12-18T16:08:00Z">
            <w:rPr>
              <w:rFonts w:ascii="Times New Roman" w:eastAsia="Times New Roman" w:hAnsi="Times New Roman" w:cs="Times New Roman"/>
              <w:i/>
              <w:sz w:val="14"/>
              <w:szCs w:val="14"/>
              <w:vertAlign w:val="subscript"/>
            </w:rPr>
          </w:rPrChange>
        </w:rPr>
        <w:t>3.i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size)*(habitat) + </w:t>
      </w:r>
      <w:proofErr w:type="spellStart"/>
      <w:r w:rsidRPr="00DC1B3B">
        <w:rPr>
          <w:rFonts w:ascii="Times New Roman" w:eastAsia="Times New Roman" w:hAnsi="Times New Roman" w:cs="Times New Roman"/>
          <w:sz w:val="24"/>
          <w:szCs w:val="24"/>
        </w:rPr>
        <w:t>ε</w:t>
      </w:r>
      <w:r w:rsidRPr="00DC1B3B">
        <w:rPr>
          <w:rFonts w:ascii="Times New Roman" w:eastAsia="Times New Roman" w:hAnsi="Times New Roman" w:cs="Times New Roman"/>
          <w:sz w:val="24"/>
          <w:szCs w:val="24"/>
          <w:vertAlign w:val="subscript"/>
          <w:rPrChange w:id="202" w:author="Joey Bernhardt" w:date="2015-12-18T16:08:00Z">
            <w:rPr>
              <w:rFonts w:ascii="Times New Roman" w:eastAsia="Times New Roman" w:hAnsi="Times New Roman" w:cs="Times New Roman"/>
              <w:sz w:val="14"/>
              <w:szCs w:val="14"/>
              <w:vertAlign w:val="subscript"/>
            </w:rPr>
          </w:rPrChange>
        </w:rPr>
        <w:t>i</w:t>
      </w:r>
      <w:proofErr w:type="spellEnd"/>
    </w:p>
    <w:p w14:paraId="517C0FFE" w14:textId="77777777" w:rsidR="00595F3D" w:rsidRPr="00DC1B3B" w:rsidRDefault="00595F3D">
      <w:pPr>
        <w:pStyle w:val="normal0"/>
        <w:spacing w:line="360" w:lineRule="auto"/>
        <w:rPr>
          <w:rFonts w:ascii="Times New Roman" w:hAnsi="Times New Roman" w:cs="Times New Roman"/>
          <w:sz w:val="24"/>
          <w:szCs w:val="24"/>
          <w:rPrChange w:id="203" w:author="Joey Bernhardt" w:date="2015-12-18T16:08:00Z">
            <w:rPr/>
          </w:rPrChange>
        </w:rPr>
      </w:pPr>
      <w:r w:rsidRPr="00DC1B3B">
        <w:rPr>
          <w:rFonts w:ascii="Times New Roman" w:eastAsia="Times New Roman" w:hAnsi="Times New Roman" w:cs="Times New Roman"/>
          <w:sz w:val="24"/>
          <w:szCs w:val="24"/>
        </w:rPr>
        <w:t xml:space="preserve">We created models from subsets of the full model that represented hypotheses based on the known physiological roles of micronutrients </w:t>
      </w:r>
      <w:r w:rsidRPr="00DC1B3B">
        <w:rPr>
          <w:rFonts w:ascii="Times New Roman" w:eastAsia="Times New Roman" w:hAnsi="Times New Roman" w:cs="Times New Roman"/>
          <w:b/>
          <w:sz w:val="24"/>
          <w:szCs w:val="24"/>
        </w:rPr>
        <w:t>and their relationships to our set of predictors</w:t>
      </w:r>
      <w:r w:rsidRPr="00DC1B3B">
        <w:rPr>
          <w:rFonts w:ascii="Times New Roman" w:eastAsia="Times New Roman" w:hAnsi="Times New Roman" w:cs="Times New Roman"/>
          <w:sz w:val="24"/>
          <w:szCs w:val="24"/>
        </w:rPr>
        <w:t xml:space="preserve">. We identified the best subset of models using the </w:t>
      </w:r>
      <w:proofErr w:type="spellStart"/>
      <w:r w:rsidRPr="00DC1B3B">
        <w:rPr>
          <w:rFonts w:ascii="Times New Roman" w:eastAsia="Times New Roman" w:hAnsi="Times New Roman" w:cs="Times New Roman"/>
          <w:sz w:val="24"/>
          <w:szCs w:val="24"/>
        </w:rPr>
        <w:t>Akaike</w:t>
      </w:r>
      <w:proofErr w:type="spellEnd"/>
      <w:r w:rsidRPr="00DC1B3B">
        <w:rPr>
          <w:rFonts w:ascii="Times New Roman" w:eastAsia="Times New Roman" w:hAnsi="Times New Roman" w:cs="Times New Roman"/>
          <w:sz w:val="24"/>
          <w:szCs w:val="24"/>
        </w:rPr>
        <w:t xml:space="preserve"> Information Criterion, adjusted for small sample sizes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We used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δaic</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Akaike</w:t>
      </w:r>
      <w:proofErr w:type="spellEnd"/>
      <w:r w:rsidRPr="00DC1B3B">
        <w:rPr>
          <w:rFonts w:ascii="Times New Roman" w:eastAsia="Times New Roman" w:hAnsi="Times New Roman" w:cs="Times New Roman"/>
          <w:sz w:val="24"/>
          <w:szCs w:val="24"/>
        </w:rPr>
        <w:t xml:space="preserv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DC1B3B" w:rsidRDefault="00595F3D">
      <w:pPr>
        <w:pStyle w:val="normal0"/>
        <w:spacing w:line="360" w:lineRule="auto"/>
        <w:rPr>
          <w:rFonts w:ascii="Times New Roman" w:hAnsi="Times New Roman" w:cs="Times New Roman"/>
          <w:sz w:val="24"/>
          <w:szCs w:val="24"/>
          <w:rPrChange w:id="204" w:author="Joey Bernhardt" w:date="2015-12-18T16:08:00Z">
            <w:rPr/>
          </w:rPrChange>
        </w:rPr>
      </w:pPr>
    </w:p>
    <w:p w14:paraId="4FA41DBD" w14:textId="77777777" w:rsidR="00595F3D" w:rsidRPr="00DC1B3B" w:rsidRDefault="00595F3D">
      <w:pPr>
        <w:pStyle w:val="normal0"/>
        <w:spacing w:line="360" w:lineRule="auto"/>
        <w:rPr>
          <w:rFonts w:ascii="Times New Roman" w:hAnsi="Times New Roman" w:cs="Times New Roman"/>
          <w:sz w:val="24"/>
          <w:szCs w:val="24"/>
          <w:rPrChange w:id="205" w:author="Joey Bernhardt" w:date="2015-12-18T16:08:00Z">
            <w:rPr/>
          </w:rPrChange>
        </w:rPr>
      </w:pPr>
      <w:commentRangeStart w:id="206"/>
      <w:commentRangeStart w:id="207"/>
      <w:r w:rsidRPr="00DC1B3B">
        <w:rPr>
          <w:rFonts w:ascii="Times New Roman" w:eastAsia="Times New Roman" w:hAnsi="Times New Roman" w:cs="Times New Roman"/>
          <w:sz w:val="24"/>
          <w:szCs w:val="24"/>
        </w:rPr>
        <w:t xml:space="preserve">We report all models with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differences </w:t>
      </w:r>
      <w:proofErr w:type="gramStart"/>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δaic</w:t>
      </w:r>
      <w:proofErr w:type="spellEnd"/>
      <w:proofErr w:type="gramEnd"/>
      <w:r w:rsidRPr="00DC1B3B">
        <w:rPr>
          <w:rFonts w:ascii="Times New Roman" w:eastAsia="Times New Roman" w:hAnsi="Times New Roman" w:cs="Times New Roman"/>
          <w:sz w:val="24"/>
          <w:szCs w:val="24"/>
        </w:rPr>
        <w:t xml:space="preserve"> = </w:t>
      </w:r>
      <w:proofErr w:type="spellStart"/>
      <w:r w:rsidRPr="00DC1B3B">
        <w:rPr>
          <w:rFonts w:ascii="Times New Roman" w:eastAsia="Times New Roman" w:hAnsi="Times New Roman" w:cs="Times New Roman"/>
          <w:sz w:val="24"/>
          <w:szCs w:val="24"/>
        </w:rPr>
        <w:t>AIC</w:t>
      </w:r>
      <w:r w:rsidRPr="00DC1B3B">
        <w:rPr>
          <w:rFonts w:ascii="Times New Roman" w:eastAsia="Times New Roman" w:hAnsi="Times New Roman" w:cs="Times New Roman"/>
          <w:sz w:val="24"/>
          <w:szCs w:val="24"/>
          <w:vertAlign w:val="subscript"/>
        </w:rPr>
        <w:t>i</w:t>
      </w:r>
      <w:proofErr w:type="spellEnd"/>
      <w:r w:rsidRPr="00DC1B3B">
        <w:rPr>
          <w:rFonts w:ascii="Times New Roman" w:eastAsia="Arial Unicode MS" w:hAnsi="Times New Roman" w:cs="Times New Roman"/>
          <w:sz w:val="24"/>
          <w:szCs w:val="24"/>
          <w:rPrChange w:id="208" w:author="Joey Bernhardt" w:date="2015-12-18T16:08:00Z">
            <w:rPr>
              <w:rFonts w:ascii="Arial Unicode MS" w:eastAsia="Arial Unicode MS" w:hAnsi="Arial Unicode MS" w:cs="Arial Unicode MS"/>
              <w:sz w:val="24"/>
              <w:szCs w:val="24"/>
            </w:rPr>
          </w:rPrChange>
        </w:rPr>
        <w:t xml:space="preserve"> − </w:t>
      </w:r>
      <w:proofErr w:type="spellStart"/>
      <w:r w:rsidRPr="00DC1B3B">
        <w:rPr>
          <w:rFonts w:ascii="Times New Roman" w:eastAsia="Arial Unicode MS" w:hAnsi="Times New Roman" w:cs="Times New Roman"/>
          <w:sz w:val="24"/>
          <w:szCs w:val="24"/>
          <w:rPrChange w:id="209" w:author="Joey Bernhardt" w:date="2015-12-18T16:08:00Z">
            <w:rPr>
              <w:rFonts w:ascii="Arial Unicode MS" w:eastAsia="Arial Unicode MS" w:hAnsi="Arial Unicode MS" w:cs="Arial Unicode MS"/>
              <w:sz w:val="24"/>
              <w:szCs w:val="24"/>
            </w:rPr>
          </w:rPrChange>
        </w:rPr>
        <w:t>AIC</w:t>
      </w:r>
      <w:r w:rsidRPr="00DC1B3B">
        <w:rPr>
          <w:rFonts w:ascii="Times New Roman" w:eastAsia="Times New Roman" w:hAnsi="Times New Roman" w:cs="Times New Roman"/>
          <w:sz w:val="24"/>
          <w:szCs w:val="24"/>
          <w:vertAlign w:val="subscript"/>
        </w:rPr>
        <w:t>min</w:t>
      </w:r>
      <w:proofErr w:type="spellEnd"/>
      <w:r w:rsidRPr="00DC1B3B">
        <w:rPr>
          <w:rFonts w:ascii="Times New Roman" w:eastAsia="Cardo" w:hAnsi="Times New Roman" w:cs="Times New Roman"/>
          <w:sz w:val="24"/>
          <w:szCs w:val="24"/>
          <w:rPrChange w:id="210" w:author="Joey Bernhardt" w:date="2015-12-18T16:08:00Z">
            <w:rPr>
              <w:rFonts w:ascii="Cardo" w:eastAsia="Cardo" w:hAnsi="Cardo" w:cs="Cardo"/>
              <w:sz w:val="24"/>
              <w:szCs w:val="24"/>
            </w:rPr>
          </w:rPrChange>
        </w:rPr>
        <w:t xml:space="preserve">) less than or equal to two ( </w:t>
      </w:r>
      <w:proofErr w:type="spellStart"/>
      <w:r w:rsidRPr="00DC1B3B">
        <w:rPr>
          <w:rFonts w:ascii="Times New Roman" w:eastAsia="Cardo" w:hAnsi="Times New Roman" w:cs="Times New Roman"/>
          <w:sz w:val="24"/>
          <w:szCs w:val="24"/>
          <w:rPrChange w:id="211" w:author="Joey Bernhardt" w:date="2015-12-18T16:08:00Z">
            <w:rPr>
              <w:rFonts w:ascii="Cardo" w:eastAsia="Cardo" w:hAnsi="Cardo" w:cs="Cardo"/>
              <w:sz w:val="24"/>
              <w:szCs w:val="24"/>
            </w:rPr>
          </w:rPrChange>
        </w:rPr>
        <w:t>δaic</w:t>
      </w:r>
      <w:proofErr w:type="spellEnd"/>
      <w:r w:rsidRPr="00DC1B3B">
        <w:rPr>
          <w:rFonts w:ascii="Times New Roman" w:eastAsia="Cardo" w:hAnsi="Times New Roman" w:cs="Times New Roman"/>
          <w:sz w:val="24"/>
          <w:szCs w:val="24"/>
          <w:rPrChange w:id="212" w:author="Joey Bernhardt" w:date="2015-12-18T16:08:00Z">
            <w:rPr>
              <w:rFonts w:ascii="Cardo" w:eastAsia="Cardo" w:hAnsi="Cardo" w:cs="Cardo"/>
              <w:sz w:val="24"/>
              <w:szCs w:val="24"/>
            </w:rPr>
          </w:rPrChange>
        </w:rPr>
        <w:t xml:space="preserve"> ≤ 2).</w:t>
      </w:r>
      <w:commentRangeEnd w:id="206"/>
      <w:r w:rsidRPr="00DC1B3B">
        <w:rPr>
          <w:rFonts w:ascii="Times New Roman" w:hAnsi="Times New Roman" w:cs="Times New Roman"/>
          <w:sz w:val="24"/>
          <w:szCs w:val="24"/>
          <w:rPrChange w:id="213" w:author="Joey Bernhardt" w:date="2015-12-18T16:08:00Z">
            <w:rPr/>
          </w:rPrChange>
        </w:rPr>
        <w:commentReference w:id="206"/>
      </w:r>
      <w:commentRangeEnd w:id="207"/>
      <w:r w:rsidRPr="00DC1B3B">
        <w:rPr>
          <w:rFonts w:ascii="Times New Roman" w:hAnsi="Times New Roman" w:cs="Times New Roman"/>
          <w:sz w:val="24"/>
          <w:szCs w:val="24"/>
          <w:rPrChange w:id="214" w:author="Joey Bernhardt" w:date="2015-12-18T16:08:00Z">
            <w:rPr/>
          </w:rPrChange>
        </w:rPr>
        <w:commentReference w:id="207"/>
      </w:r>
      <w:r w:rsidRPr="00DC1B3B">
        <w:rPr>
          <w:rFonts w:ascii="Times New Roman" w:eastAsia="Times New Roman" w:hAnsi="Times New Roman" w:cs="Times New Roman"/>
          <w:sz w:val="24"/>
          <w:szCs w:val="24"/>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w:t>
      </w:r>
      <w:proofErr w:type="spellStart"/>
      <w:r w:rsidRPr="00DC1B3B">
        <w:rPr>
          <w:rFonts w:ascii="Times New Roman" w:eastAsia="Times New Roman" w:hAnsi="Times New Roman" w:cs="Times New Roman"/>
          <w:sz w:val="24"/>
          <w:szCs w:val="24"/>
        </w:rPr>
        <w:t>δaic</w:t>
      </w:r>
      <w:proofErr w:type="spellEnd"/>
      <w:r w:rsidRPr="00DC1B3B">
        <w:rPr>
          <w:rFonts w:ascii="Times New Roman" w:eastAsia="Times New Roman" w:hAnsi="Times New Roman" w:cs="Times New Roman"/>
          <w:sz w:val="24"/>
          <w:szCs w:val="24"/>
        </w:rPr>
        <w:t xml:space="preserve"> &lt; 2, and included zeros as coefficients when variables did not enter a particular model (Burnham and Anderson 2002). We conducted all our analyses in R version 3.1.2 (R Core Development 2014) using the </w:t>
      </w:r>
      <w:proofErr w:type="spellStart"/>
      <w:r w:rsidRPr="00DC1B3B">
        <w:rPr>
          <w:rFonts w:ascii="Times New Roman" w:eastAsia="Times New Roman" w:hAnsi="Times New Roman" w:cs="Times New Roman"/>
          <w:sz w:val="24"/>
          <w:szCs w:val="24"/>
        </w:rPr>
        <w:t>MuMIn</w:t>
      </w:r>
      <w:proofErr w:type="spellEnd"/>
      <w:r w:rsidRPr="00DC1B3B">
        <w:rPr>
          <w:rFonts w:ascii="Times New Roman" w:eastAsia="Times New Roman" w:hAnsi="Times New Roman" w:cs="Times New Roman"/>
          <w:sz w:val="24"/>
          <w:szCs w:val="24"/>
        </w:rPr>
        <w:t xml:space="preserve"> package (</w:t>
      </w:r>
      <w:r w:rsidR="00445BB7" w:rsidRPr="00DC1B3B">
        <w:rPr>
          <w:rFonts w:ascii="Times New Roman" w:hAnsi="Times New Roman" w:cs="Times New Roman"/>
          <w:sz w:val="24"/>
          <w:szCs w:val="24"/>
          <w:rPrChange w:id="215" w:author="Joey Bernhardt" w:date="2015-12-18T16:08:00Z">
            <w:rPr>
              <w:rFonts w:ascii="Times New Roman" w:eastAsia="Times New Roman" w:hAnsi="Times New Roman" w:cs="Times New Roman"/>
              <w:color w:val="1155CC"/>
              <w:sz w:val="24"/>
              <w:szCs w:val="24"/>
              <w:u w:val="single"/>
            </w:rPr>
          </w:rPrChange>
        </w:rPr>
        <w:fldChar w:fldCharType="begin"/>
      </w:r>
      <w:r w:rsidR="00445BB7" w:rsidRPr="00DC1B3B">
        <w:rPr>
          <w:rFonts w:ascii="Times New Roman" w:hAnsi="Times New Roman" w:cs="Times New Roman"/>
          <w:sz w:val="24"/>
          <w:szCs w:val="24"/>
          <w:rPrChange w:id="216" w:author="Joey Bernhardt" w:date="2015-12-18T16:08:00Z">
            <w:rPr/>
          </w:rPrChange>
        </w:rPr>
        <w:instrText xml:space="preserve"> HYPERLINK "http://r-forge.r-project.org/projects/mumin/" \h </w:instrText>
      </w:r>
      <w:r w:rsidR="00445BB7" w:rsidRPr="00DC1B3B">
        <w:rPr>
          <w:rFonts w:ascii="Times New Roman" w:hAnsi="Times New Roman" w:cs="Times New Roman"/>
          <w:sz w:val="24"/>
          <w:szCs w:val="24"/>
          <w:rPrChange w:id="217" w:author="Joey Bernhardt" w:date="2015-12-18T16:08:00Z">
            <w:rPr>
              <w:rFonts w:ascii="Times New Roman" w:eastAsia="Times New Roman" w:hAnsi="Times New Roman" w:cs="Times New Roman"/>
              <w:color w:val="1155CC"/>
              <w:sz w:val="24"/>
              <w:szCs w:val="24"/>
              <w:u w:val="single"/>
            </w:rPr>
          </w:rPrChange>
        </w:rPr>
        <w:fldChar w:fldCharType="separate"/>
      </w:r>
      <w:r w:rsidRPr="00DC1B3B">
        <w:rPr>
          <w:rFonts w:ascii="Times New Roman" w:eastAsia="Times New Roman" w:hAnsi="Times New Roman" w:cs="Times New Roman"/>
          <w:color w:val="1155CC"/>
          <w:sz w:val="24"/>
          <w:szCs w:val="24"/>
          <w:u w:val="single"/>
        </w:rPr>
        <w:t>http://r-forge.r-project.org/projects/mumin/</w:t>
      </w:r>
      <w:r w:rsidR="00445BB7" w:rsidRPr="00DC1B3B">
        <w:rPr>
          <w:rFonts w:ascii="Times New Roman" w:eastAsia="Times New Roman" w:hAnsi="Times New Roman" w:cs="Times New Roman"/>
          <w:color w:val="1155CC"/>
          <w:sz w:val="24"/>
          <w:szCs w:val="24"/>
          <w:u w:val="single"/>
          <w:rPrChange w:id="218" w:author="Joey Bernhardt" w:date="2015-12-18T16:08:00Z">
            <w:rPr>
              <w:rFonts w:ascii="Times New Roman" w:eastAsia="Times New Roman" w:hAnsi="Times New Roman" w:cs="Times New Roman"/>
              <w:color w:val="1155CC"/>
              <w:sz w:val="24"/>
              <w:szCs w:val="24"/>
              <w:u w:val="single"/>
            </w:rPr>
          </w:rPrChange>
        </w:rPr>
        <w:fldChar w:fldCharType="end"/>
      </w:r>
      <w:r w:rsidRPr="00DC1B3B">
        <w:rPr>
          <w:rFonts w:ascii="Times New Roman" w:eastAsia="Times New Roman" w:hAnsi="Times New Roman" w:cs="Times New Roman"/>
          <w:sz w:val="24"/>
          <w:szCs w:val="24"/>
        </w:rPr>
        <w:t>).</w:t>
      </w:r>
    </w:p>
    <w:p w14:paraId="6615BB7E" w14:textId="77777777" w:rsidR="00595F3D" w:rsidRPr="00DC1B3B" w:rsidRDefault="00595F3D">
      <w:pPr>
        <w:pStyle w:val="normal0"/>
        <w:spacing w:line="360" w:lineRule="auto"/>
        <w:rPr>
          <w:rFonts w:ascii="Times New Roman" w:hAnsi="Times New Roman" w:cs="Times New Roman"/>
          <w:sz w:val="24"/>
          <w:szCs w:val="24"/>
          <w:rPrChange w:id="219" w:author="Joey Bernhardt" w:date="2015-12-18T16:08:00Z">
            <w:rPr/>
          </w:rPrChange>
        </w:rPr>
      </w:pPr>
    </w:p>
    <w:p w14:paraId="6AC6B6D3" w14:textId="77777777" w:rsidR="00595F3D" w:rsidRPr="00DC1B3B" w:rsidRDefault="00595F3D">
      <w:pPr>
        <w:pStyle w:val="normal0"/>
        <w:spacing w:line="360" w:lineRule="auto"/>
        <w:rPr>
          <w:rFonts w:ascii="Times New Roman" w:hAnsi="Times New Roman" w:cs="Times New Roman"/>
          <w:sz w:val="24"/>
          <w:szCs w:val="24"/>
          <w:rPrChange w:id="220" w:author="Joey Bernhardt" w:date="2015-12-18T16:08:00Z">
            <w:rPr/>
          </w:rPrChange>
        </w:rPr>
      </w:pPr>
      <w:r w:rsidRPr="00DC1B3B">
        <w:rPr>
          <w:rFonts w:ascii="Times New Roman" w:eastAsia="Times New Roman" w:hAnsi="Times New Roman" w:cs="Times New Roman"/>
          <w:sz w:val="24"/>
          <w:szCs w:val="24"/>
          <w:highlight w:val="yellow"/>
        </w:rPr>
        <w:t>-</w:t>
      </w:r>
      <w:proofErr w:type="gramStart"/>
      <w:r w:rsidRPr="00DC1B3B">
        <w:rPr>
          <w:rFonts w:ascii="Times New Roman" w:eastAsia="Times New Roman" w:hAnsi="Times New Roman" w:cs="Times New Roman"/>
          <w:sz w:val="24"/>
          <w:szCs w:val="24"/>
          <w:highlight w:val="yellow"/>
        </w:rPr>
        <w:t>somewhere</w:t>
      </w:r>
      <w:proofErr w:type="gramEnd"/>
      <w:r w:rsidRPr="00DC1B3B">
        <w:rPr>
          <w:rFonts w:ascii="Times New Roman" w:eastAsia="Times New Roman" w:hAnsi="Times New Roman" w:cs="Times New Roman"/>
          <w:sz w:val="24"/>
          <w:szCs w:val="24"/>
          <w:highlight w:val="yellow"/>
        </w:rPr>
        <w:t xml:space="preserve"> here, need to address multi-</w:t>
      </w:r>
      <w:proofErr w:type="spellStart"/>
      <w:r w:rsidRPr="00DC1B3B">
        <w:rPr>
          <w:rFonts w:ascii="Times New Roman" w:eastAsia="Times New Roman" w:hAnsi="Times New Roman" w:cs="Times New Roman"/>
          <w:sz w:val="24"/>
          <w:szCs w:val="24"/>
          <w:highlight w:val="yellow"/>
        </w:rPr>
        <w:t>collinearity</w:t>
      </w:r>
      <w:proofErr w:type="spellEnd"/>
      <w:r w:rsidRPr="00DC1B3B">
        <w:rPr>
          <w:rFonts w:ascii="Times New Roman" w:eastAsia="Times New Roman" w:hAnsi="Times New Roman" w:cs="Times New Roman"/>
          <w:sz w:val="24"/>
          <w:szCs w:val="24"/>
          <w:highlight w:val="yellow"/>
        </w:rPr>
        <w:t xml:space="preserve"> of predictor variables etc.</w:t>
      </w:r>
    </w:p>
    <w:p w14:paraId="62336B1F" w14:textId="77777777" w:rsidR="00595F3D" w:rsidRPr="00DC1B3B" w:rsidRDefault="00595F3D">
      <w:pPr>
        <w:spacing w:line="360" w:lineRule="auto"/>
        <w:rPr>
          <w:rFonts w:ascii="Times New Roman" w:hAnsi="Times New Roman" w:cs="Times New Roman"/>
          <w:b/>
        </w:rPr>
        <w:pPrChange w:id="221" w:author="Joey Bernhardt" w:date="2015-12-18T16:24:00Z">
          <w:pPr/>
        </w:pPrChange>
      </w:pPr>
    </w:p>
    <w:p w14:paraId="1083C76F" w14:textId="2E2F1CAF" w:rsidR="00A463B7" w:rsidRPr="00DC1B3B" w:rsidRDefault="00595F3D">
      <w:pPr>
        <w:spacing w:line="360" w:lineRule="auto"/>
        <w:rPr>
          <w:rFonts w:ascii="Times New Roman" w:hAnsi="Times New Roman" w:cs="Times New Roman"/>
          <w:b/>
        </w:rPr>
        <w:pPrChange w:id="222" w:author="Joey Bernhardt" w:date="2015-12-18T16:24:00Z">
          <w:pPr/>
        </w:pPrChange>
      </w:pPr>
      <w:r w:rsidRPr="00DC1B3B">
        <w:rPr>
          <w:rFonts w:ascii="Times New Roman" w:hAnsi="Times New Roman" w:cs="Times New Roman"/>
          <w:b/>
        </w:rPr>
        <w:t>Results:</w:t>
      </w:r>
    </w:p>
    <w:p w14:paraId="1361E8DD" w14:textId="77777777" w:rsidR="00595F3D" w:rsidRPr="00DC1B3B" w:rsidRDefault="00595F3D">
      <w:pPr>
        <w:spacing w:line="360" w:lineRule="auto"/>
        <w:rPr>
          <w:rFonts w:ascii="Times New Roman" w:hAnsi="Times New Roman" w:cs="Times New Roman"/>
          <w:b/>
        </w:rPr>
        <w:pPrChange w:id="223" w:author="Joey Bernhardt" w:date="2015-12-18T16:24:00Z">
          <w:pPr/>
        </w:pPrChange>
      </w:pPr>
    </w:p>
    <w:p w14:paraId="541D0AF3" w14:textId="2B4B5700" w:rsidR="002E2FBB" w:rsidRPr="00DC1B3B" w:rsidRDefault="001149D6">
      <w:pPr>
        <w:spacing w:line="360" w:lineRule="auto"/>
        <w:rPr>
          <w:rFonts w:ascii="Times New Roman" w:hAnsi="Times New Roman" w:cs="Times New Roman"/>
          <w:b/>
        </w:rPr>
        <w:pPrChange w:id="224" w:author="Joey Bernhardt" w:date="2015-12-18T16:24:00Z">
          <w:pPr/>
        </w:pPrChange>
      </w:pPr>
      <w:r w:rsidRPr="00DC1B3B">
        <w:rPr>
          <w:rFonts w:ascii="Times New Roman" w:hAnsi="Times New Roman" w:cs="Times New Roman"/>
          <w:b/>
        </w:rPr>
        <w:t>Main messages:</w:t>
      </w:r>
    </w:p>
    <w:p w14:paraId="5940F030" w14:textId="77777777" w:rsidR="001149D6" w:rsidRPr="00DC1B3B" w:rsidRDefault="001149D6">
      <w:pPr>
        <w:spacing w:line="360" w:lineRule="auto"/>
        <w:rPr>
          <w:rFonts w:ascii="Times New Roman" w:hAnsi="Times New Roman" w:cs="Times New Roman"/>
          <w:b/>
        </w:rPr>
        <w:pPrChange w:id="225" w:author="Joey Bernhardt" w:date="2015-12-18T16:24:00Z">
          <w:pPr/>
        </w:pPrChange>
      </w:pPr>
    </w:p>
    <w:p w14:paraId="750A89DB" w14:textId="4824483A" w:rsidR="001149D6" w:rsidRDefault="001149D6">
      <w:pPr>
        <w:pStyle w:val="ListParagraph"/>
        <w:numPr>
          <w:ilvl w:val="0"/>
          <w:numId w:val="2"/>
        </w:numPr>
        <w:spacing w:line="360" w:lineRule="auto"/>
        <w:rPr>
          <w:ins w:id="226" w:author="Joey Bernhardt" w:date="2015-12-18T17:38:00Z"/>
          <w:rFonts w:ascii="Times New Roman" w:hAnsi="Times New Roman" w:cs="Times New Roman"/>
          <w:b/>
        </w:rPr>
        <w:pPrChange w:id="227" w:author="Joey Bernhardt" w:date="2015-12-18T16:24:00Z">
          <w:pPr>
            <w:pStyle w:val="ListParagraph"/>
            <w:numPr>
              <w:numId w:val="2"/>
            </w:numPr>
            <w:ind w:hanging="360"/>
          </w:pPr>
        </w:pPrChange>
      </w:pPr>
      <w:r w:rsidRPr="00DC1B3B">
        <w:rPr>
          <w:rFonts w:ascii="Times New Roman" w:hAnsi="Times New Roman" w:cs="Times New Roman"/>
          <w:b/>
        </w:rPr>
        <w:t>There is considerable variability in nutritional profile among aquatic taxa</w:t>
      </w:r>
      <w:ins w:id="228" w:author="Joey Bernhardt" w:date="2015-12-18T17:41:00Z">
        <w:r w:rsidR="00700CED">
          <w:rPr>
            <w:rFonts w:ascii="Times New Roman" w:hAnsi="Times New Roman" w:cs="Times New Roman"/>
            <w:b/>
          </w:rPr>
          <w:t xml:space="preserve"> (fig 1)</w:t>
        </w:r>
      </w:ins>
      <w:r w:rsidRPr="00DC1B3B">
        <w:rPr>
          <w:rFonts w:ascii="Times New Roman" w:hAnsi="Times New Roman" w:cs="Times New Roman"/>
          <w:b/>
        </w:rPr>
        <w:t>.</w:t>
      </w:r>
    </w:p>
    <w:p w14:paraId="1C5AC538" w14:textId="3408EFA6" w:rsidR="00313B44" w:rsidRDefault="00700CED">
      <w:pPr>
        <w:spacing w:line="360" w:lineRule="auto"/>
        <w:rPr>
          <w:ins w:id="229" w:author="Joey Bernhardt" w:date="2015-12-18T17:46:00Z"/>
          <w:rFonts w:ascii="Times New Roman" w:hAnsi="Times New Roman" w:cs="Times New Roman"/>
        </w:rPr>
        <w:pPrChange w:id="230" w:author="Joey Bernhardt" w:date="2015-12-18T17:38:00Z">
          <w:pPr>
            <w:pStyle w:val="ListParagraph"/>
            <w:numPr>
              <w:numId w:val="2"/>
            </w:numPr>
            <w:ind w:hanging="360"/>
          </w:pPr>
        </w:pPrChange>
      </w:pPr>
      <w:ins w:id="231" w:author="Joey Bernhardt" w:date="2015-12-18T17:41:00Z">
        <w:r>
          <w:rPr>
            <w:rFonts w:ascii="Times New Roman" w:hAnsi="Times New Roman" w:cs="Times New Roman"/>
          </w:rPr>
          <w:t xml:space="preserve">Variability for </w:t>
        </w:r>
      </w:ins>
      <w:ins w:id="232" w:author="Joey Bernhardt" w:date="2015-12-18T17:46:00Z">
        <w:r w:rsidR="00DA5BD0">
          <w:rPr>
            <w:rFonts w:ascii="Times New Roman" w:hAnsi="Times New Roman" w:cs="Times New Roman"/>
          </w:rPr>
          <w:t xml:space="preserve">each nutrient separately: </w:t>
        </w:r>
      </w:ins>
    </w:p>
    <w:p w14:paraId="7A51ED48" w14:textId="58D3FCD3" w:rsidR="00DA5BD0" w:rsidRDefault="00DA5BD0">
      <w:pPr>
        <w:spacing w:line="360" w:lineRule="auto"/>
        <w:rPr>
          <w:ins w:id="233" w:author="Joey Bernhardt" w:date="2015-12-22T14:07:00Z"/>
          <w:rFonts w:ascii="Times New Roman" w:eastAsia="Times New Roman" w:hAnsi="Times New Roman" w:cs="Times New Roman"/>
        </w:rPr>
        <w:pPrChange w:id="234" w:author="Joey Bernhardt" w:date="2015-12-18T17:38:00Z">
          <w:pPr>
            <w:pStyle w:val="ListParagraph"/>
            <w:numPr>
              <w:numId w:val="2"/>
            </w:numPr>
            <w:ind w:hanging="360"/>
          </w:pPr>
        </w:pPrChange>
      </w:pPr>
      <w:ins w:id="235" w:author="Joey Bernhardt" w:date="2015-12-18T17:46:00Z">
        <w:r>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varied by over 3</w:t>
        </w:r>
        <w:r>
          <w:rPr>
            <w:rFonts w:ascii="Times New Roman" w:eastAsia="Times New Roman" w:hAnsi="Times New Roman" w:cs="Times New Roman"/>
          </w:rPr>
          <w:t xml:space="preserve"> orders o</w:t>
        </w:r>
        <w:r w:rsidR="005F3207">
          <w:rPr>
            <w:rFonts w:ascii="Times New Roman" w:eastAsia="Times New Roman" w:hAnsi="Times New Roman" w:cs="Times New Roman"/>
          </w:rPr>
          <w:t xml:space="preserve">f magnitude in the 99 species </w:t>
        </w:r>
        <w:r w:rsidR="001C71A2">
          <w:rPr>
            <w:rFonts w:ascii="Times New Roman" w:eastAsia="Times New Roman" w:hAnsi="Times New Roman" w:cs="Times New Roman"/>
          </w:rPr>
          <w:t>fo</w:t>
        </w:r>
        <w:r w:rsidR="00C52195">
          <w:rPr>
            <w:rFonts w:ascii="Times New Roman" w:eastAsia="Times New Roman" w:hAnsi="Times New Roman" w:cs="Times New Roman"/>
          </w:rPr>
          <w:t xml:space="preserve">r which we found data, from </w:t>
        </w:r>
      </w:ins>
      <w:ins w:id="236" w:author="Joey Bernhardt" w:date="2015-12-22T14:07:00Z">
        <w:r w:rsidR="00937692">
          <w:rPr>
            <w:rFonts w:ascii="Times New Roman" w:eastAsia="Times New Roman" w:hAnsi="Times New Roman" w:cs="Times New Roman"/>
          </w:rPr>
          <w:t xml:space="preserve">an average of </w:t>
        </w:r>
      </w:ins>
      <w:ins w:id="237" w:author="Joey Bernhardt" w:date="2015-12-18T17:46:00Z">
        <w:r w:rsidR="00C52195">
          <w:rPr>
            <w:rFonts w:ascii="Times New Roman" w:eastAsia="Times New Roman" w:hAnsi="Times New Roman" w:cs="Times New Roman"/>
          </w:rPr>
          <w:t xml:space="preserve">10.78mg/100g in the </w:t>
        </w:r>
      </w:ins>
      <w:ins w:id="238" w:author="Joey Bernhardt" w:date="2015-12-22T14:01:00Z">
        <w:r w:rsidR="00C52195">
          <w:rPr>
            <w:rFonts w:ascii="Times New Roman" w:eastAsia="Times New Roman" w:hAnsi="Times New Roman" w:cs="Times New Roman"/>
          </w:rPr>
          <w:t>cods, hakes and haddocks to</w:t>
        </w:r>
      </w:ins>
      <w:ins w:id="239" w:author="Joey Bernhardt" w:date="2015-12-18T17:46:00Z">
        <w:r>
          <w:rPr>
            <w:rFonts w:ascii="Times New Roman" w:eastAsia="Times New Roman" w:hAnsi="Times New Roman" w:cs="Times New Roman"/>
          </w:rPr>
          <w:t xml:space="preserve"> </w:t>
        </w:r>
      </w:ins>
      <w:ins w:id="240" w:author="Joey Bernhardt" w:date="2015-12-22T14:06:00Z">
        <w:r w:rsidR="00937692">
          <w:rPr>
            <w:rFonts w:ascii="Times New Roman" w:eastAsia="Times New Roman" w:hAnsi="Times New Roman" w:cs="Times New Roman"/>
          </w:rPr>
          <w:t>782.60</w:t>
        </w:r>
      </w:ins>
      <w:ins w:id="241" w:author="Joey Bernhardt" w:date="2015-12-22T13:53:00Z">
        <w:r w:rsidR="00D8506F">
          <w:rPr>
            <w:rFonts w:ascii="Times New Roman" w:eastAsia="Times New Roman" w:hAnsi="Times New Roman" w:cs="Times New Roman"/>
          </w:rPr>
          <w:t xml:space="preserve"> mg</w:t>
        </w:r>
      </w:ins>
      <w:ins w:id="242" w:author="Joey Bernhardt" w:date="2015-12-18T17:46:00Z">
        <w:r>
          <w:rPr>
            <w:rFonts w:ascii="Times New Roman" w:eastAsia="Times New Roman" w:hAnsi="Times New Roman" w:cs="Times New Roman"/>
          </w:rPr>
          <w:t xml:space="preserve">/100 mg in the </w:t>
        </w:r>
      </w:ins>
      <w:ins w:id="243" w:author="Joey Bernhardt" w:date="2015-12-22T14:06:00Z">
        <w:r w:rsidR="00937692">
          <w:rPr>
            <w:rFonts w:ascii="Times New Roman" w:eastAsia="Times New Roman" w:hAnsi="Times New Roman" w:cs="Times New Roman"/>
          </w:rPr>
          <w:t>abalones, winkles and conchs</w:t>
        </w:r>
      </w:ins>
      <w:ins w:id="244" w:author="Joey Bernhardt" w:date="2015-12-18T17:46:00Z">
        <w:r>
          <w:rPr>
            <w:rFonts w:ascii="Times New Roman" w:eastAsia="Times New Roman" w:hAnsi="Times New Roman" w:cs="Times New Roman"/>
          </w:rPr>
          <w:t xml:space="preserve"> (Figure 1)</w:t>
        </w:r>
      </w:ins>
      <w:ins w:id="245" w:author="Joey Bernhardt" w:date="2015-12-22T14:07:00Z">
        <w:r w:rsidR="00937692">
          <w:rPr>
            <w:rFonts w:ascii="Times New Roman" w:eastAsia="Times New Roman" w:hAnsi="Times New Roman" w:cs="Times New Roman"/>
          </w:rPr>
          <w:t>.</w:t>
        </w:r>
      </w:ins>
    </w:p>
    <w:p w14:paraId="5E9D6FB9" w14:textId="77777777" w:rsidR="00937692" w:rsidRDefault="00937692">
      <w:pPr>
        <w:spacing w:line="360" w:lineRule="auto"/>
        <w:rPr>
          <w:ins w:id="246" w:author="Joey Bernhardt" w:date="2015-12-22T14:07:00Z"/>
          <w:rFonts w:ascii="Times New Roman" w:eastAsia="Times New Roman" w:hAnsi="Times New Roman" w:cs="Times New Roman"/>
        </w:rPr>
        <w:pPrChange w:id="247" w:author="Joey Bernhardt" w:date="2015-12-18T17:38:00Z">
          <w:pPr>
            <w:pStyle w:val="ListParagraph"/>
            <w:numPr>
              <w:numId w:val="2"/>
            </w:numPr>
            <w:ind w:hanging="360"/>
          </w:pPr>
        </w:pPrChange>
      </w:pPr>
    </w:p>
    <w:p w14:paraId="181031AD" w14:textId="6F05212D" w:rsidR="009C348C" w:rsidRDefault="009C348C" w:rsidP="009C348C">
      <w:pPr>
        <w:spacing w:line="360" w:lineRule="auto"/>
        <w:rPr>
          <w:ins w:id="248" w:author="Joey Bernhardt" w:date="2015-12-22T14:15:00Z"/>
          <w:rFonts w:ascii="Times New Roman" w:eastAsia="Times New Roman" w:hAnsi="Times New Roman" w:cs="Times New Roman"/>
        </w:rPr>
      </w:pPr>
      <w:ins w:id="249" w:author="Joey Bernhardt" w:date="2015-12-22T14:14:00Z">
        <w:r>
          <w:rPr>
            <w:rFonts w:ascii="Times New Roman" w:eastAsia="Times New Roman" w:hAnsi="Times New Roman" w:cs="Times New Roman"/>
          </w:rPr>
          <w:t xml:space="preserve">Zinc in the edible portion varied by </w:t>
        </w:r>
      </w:ins>
      <w:ins w:id="250" w:author="Joey Bernhardt" w:date="2015-12-22T14:17:00Z">
        <w:r>
          <w:rPr>
            <w:rFonts w:ascii="Times New Roman" w:eastAsia="Times New Roman" w:hAnsi="Times New Roman" w:cs="Times New Roman"/>
          </w:rPr>
          <w:t>two orders</w:t>
        </w:r>
      </w:ins>
      <w:ins w:id="251" w:author="Joey Bernhardt" w:date="2015-12-22T14:14:00Z">
        <w:r>
          <w:rPr>
            <w:rFonts w:ascii="Times New Roman" w:eastAsia="Times New Roman" w:hAnsi="Times New Roman" w:cs="Times New Roman"/>
          </w:rPr>
          <w:t xml:space="preserve"> of magnitude in the 101 species for which we found data, from an average of 0.36 mg/100g in the cods, hakes and haddocks to </w:t>
        </w:r>
      </w:ins>
      <w:ins w:id="252" w:author="Joey Bernhardt" w:date="2015-12-22T14:15:00Z">
        <w:r>
          <w:rPr>
            <w:rFonts w:ascii="Times New Roman" w:eastAsia="Times New Roman" w:hAnsi="Times New Roman" w:cs="Times New Roman"/>
          </w:rPr>
          <w:t>11.87</w:t>
        </w:r>
      </w:ins>
      <w:ins w:id="253" w:author="Joey Bernhardt" w:date="2015-12-22T14:14:00Z">
        <w:r>
          <w:rPr>
            <w:rFonts w:ascii="Times New Roman" w:eastAsia="Times New Roman" w:hAnsi="Times New Roman" w:cs="Times New Roman"/>
          </w:rPr>
          <w:t xml:space="preserve"> mg/100 mg in the </w:t>
        </w:r>
      </w:ins>
      <w:ins w:id="254" w:author="Joey Bernhardt" w:date="2015-12-22T14:15:00Z">
        <w:r>
          <w:rPr>
            <w:rFonts w:ascii="Times New Roman" w:eastAsia="Times New Roman" w:hAnsi="Times New Roman" w:cs="Times New Roman"/>
          </w:rPr>
          <w:t>oysters</w:t>
        </w:r>
      </w:ins>
      <w:ins w:id="255" w:author="Joey Bernhardt" w:date="2015-12-22T14:14:00Z">
        <w:r>
          <w:rPr>
            <w:rFonts w:ascii="Times New Roman" w:eastAsia="Times New Roman" w:hAnsi="Times New Roman" w:cs="Times New Roman"/>
          </w:rPr>
          <w:t xml:space="preserve"> (Figure 1).</w:t>
        </w:r>
      </w:ins>
    </w:p>
    <w:p w14:paraId="5638C4DD" w14:textId="77777777" w:rsidR="009C348C" w:rsidRDefault="009C348C" w:rsidP="009C348C">
      <w:pPr>
        <w:spacing w:line="360" w:lineRule="auto"/>
        <w:rPr>
          <w:ins w:id="256" w:author="Joey Bernhardt" w:date="2015-12-22T14:15:00Z"/>
          <w:rFonts w:ascii="Times New Roman" w:eastAsia="Times New Roman" w:hAnsi="Times New Roman" w:cs="Times New Roman"/>
        </w:rPr>
      </w:pPr>
    </w:p>
    <w:p w14:paraId="6B6408B3" w14:textId="702A9A48" w:rsidR="009C348C" w:rsidRDefault="009C348C" w:rsidP="009C348C">
      <w:pPr>
        <w:spacing w:line="360" w:lineRule="auto"/>
        <w:rPr>
          <w:ins w:id="257" w:author="Joey Bernhardt" w:date="2015-12-22T14:22:00Z"/>
          <w:rFonts w:ascii="Times New Roman" w:eastAsia="Times New Roman" w:hAnsi="Times New Roman" w:cs="Times New Roman"/>
        </w:rPr>
      </w:pPr>
      <w:ins w:id="258" w:author="Joey Bernhardt" w:date="2015-12-22T14:16:00Z">
        <w:r>
          <w:rPr>
            <w:rFonts w:ascii="Times New Roman" w:eastAsia="Times New Roman" w:hAnsi="Times New Roman" w:cs="Times New Roman"/>
          </w:rPr>
          <w:t xml:space="preserve">Iron in the edible portion varied by </w:t>
        </w:r>
      </w:ins>
      <w:ins w:id="259" w:author="Joey Bernhardt" w:date="2015-12-22T14:17:00Z">
        <w:r>
          <w:rPr>
            <w:rFonts w:ascii="Times New Roman" w:eastAsia="Times New Roman" w:hAnsi="Times New Roman" w:cs="Times New Roman"/>
          </w:rPr>
          <w:t>two orders</w:t>
        </w:r>
      </w:ins>
      <w:ins w:id="260" w:author="Joey Bernhardt" w:date="2015-12-22T14:16:00Z">
        <w:r>
          <w:rPr>
            <w:rFonts w:ascii="Times New Roman" w:eastAsia="Times New Roman" w:hAnsi="Times New Roman" w:cs="Times New Roman"/>
          </w:rPr>
          <w:t xml:space="preserve"> of magnitude in the 238 species for which we found data, from an average of 0.19 mg/100g in the cods, hakes and haddocks to </w:t>
        </w:r>
      </w:ins>
      <w:ins w:id="261" w:author="Joey Bernhardt" w:date="2015-12-22T14:17:00Z">
        <w:r>
          <w:rPr>
            <w:rFonts w:ascii="Times New Roman" w:eastAsia="Times New Roman" w:hAnsi="Times New Roman" w:cs="Times New Roman"/>
          </w:rPr>
          <w:t>20.31</w:t>
        </w:r>
      </w:ins>
      <w:ins w:id="262" w:author="Joey Bernhardt" w:date="2015-12-22T14:16:00Z">
        <w:r>
          <w:rPr>
            <w:rFonts w:ascii="Times New Roman" w:eastAsia="Times New Roman" w:hAnsi="Times New Roman" w:cs="Times New Roman"/>
          </w:rPr>
          <w:t xml:space="preserve"> mg/100 mg in the </w:t>
        </w:r>
      </w:ins>
      <w:ins w:id="263" w:author="Joey Bernhardt" w:date="2015-12-22T14:17:00Z">
        <w:r>
          <w:rPr>
            <w:rFonts w:ascii="Times New Roman" w:eastAsia="Times New Roman" w:hAnsi="Times New Roman" w:cs="Times New Roman"/>
          </w:rPr>
          <w:t>abalones, winkles and conchs</w:t>
        </w:r>
      </w:ins>
      <w:ins w:id="264" w:author="Joey Bernhardt" w:date="2015-12-22T14:16:00Z">
        <w:r>
          <w:rPr>
            <w:rFonts w:ascii="Times New Roman" w:eastAsia="Times New Roman" w:hAnsi="Times New Roman" w:cs="Times New Roman"/>
          </w:rPr>
          <w:t xml:space="preserve"> (Figure 1).</w:t>
        </w:r>
      </w:ins>
    </w:p>
    <w:p w14:paraId="62A40C6A" w14:textId="77777777" w:rsidR="009C348C" w:rsidRDefault="009C348C" w:rsidP="009C348C">
      <w:pPr>
        <w:spacing w:line="360" w:lineRule="auto"/>
        <w:rPr>
          <w:ins w:id="265" w:author="Joey Bernhardt" w:date="2015-12-22T14:22:00Z"/>
          <w:rFonts w:ascii="Times New Roman" w:eastAsia="Times New Roman" w:hAnsi="Times New Roman" w:cs="Times New Roman"/>
        </w:rPr>
      </w:pPr>
    </w:p>
    <w:p w14:paraId="3CB9F8E4" w14:textId="41E4E182" w:rsidR="009C348C" w:rsidRDefault="009C348C" w:rsidP="009C348C">
      <w:pPr>
        <w:spacing w:line="360" w:lineRule="auto"/>
        <w:rPr>
          <w:ins w:id="266" w:author="Joey Bernhardt" w:date="2015-12-22T14:22:00Z"/>
          <w:rFonts w:ascii="Times New Roman" w:eastAsia="Times New Roman" w:hAnsi="Times New Roman" w:cs="Times New Roman"/>
        </w:rPr>
      </w:pPr>
      <w:ins w:id="267" w:author="Joey Bernhardt" w:date="2015-12-22T14:22:00Z">
        <w:r>
          <w:rPr>
            <w:rFonts w:ascii="Times New Roman" w:eastAsia="Times New Roman" w:hAnsi="Times New Roman" w:cs="Times New Roman"/>
          </w:rPr>
          <w:t>EPA in the edible portion varied by a</w:t>
        </w:r>
        <w:r w:rsidR="00F40769">
          <w:rPr>
            <w:rFonts w:ascii="Times New Roman" w:eastAsia="Times New Roman" w:hAnsi="Times New Roman" w:cs="Times New Roman"/>
          </w:rPr>
          <w:t>n order</w:t>
        </w:r>
        <w:r w:rsidR="00012202">
          <w:rPr>
            <w:rFonts w:ascii="Times New Roman" w:eastAsia="Times New Roman" w:hAnsi="Times New Roman" w:cs="Times New Roman"/>
          </w:rPr>
          <w:t xml:space="preserve"> of magnitude in the 238</w:t>
        </w:r>
        <w:r>
          <w:rPr>
            <w:rFonts w:ascii="Times New Roman" w:eastAsia="Times New Roman" w:hAnsi="Times New Roman" w:cs="Times New Roman"/>
          </w:rPr>
          <w:t xml:space="preserve"> species for which we found data, from an average of 0.02 g/100g in the</w:t>
        </w:r>
        <w:r w:rsidR="00012202">
          <w:rPr>
            <w:rFonts w:ascii="Times New Roman" w:eastAsia="Times New Roman" w:hAnsi="Times New Roman" w:cs="Times New Roman"/>
          </w:rPr>
          <w:t xml:space="preserve"> sharks and rays to 0.53 g/100 g in the </w:t>
        </w:r>
      </w:ins>
      <w:ins w:id="268" w:author="Joey Bernhardt" w:date="2015-12-22T14:32:00Z">
        <w:r w:rsidR="00012202">
          <w:rPr>
            <w:rFonts w:ascii="Times New Roman" w:eastAsia="Times New Roman" w:hAnsi="Times New Roman" w:cs="Times New Roman"/>
          </w:rPr>
          <w:t>h</w:t>
        </w:r>
        <w:r w:rsidR="00012202" w:rsidRPr="00012202">
          <w:rPr>
            <w:rFonts w:ascii="Times New Roman" w:eastAsia="Times New Roman" w:hAnsi="Times New Roman" w:cs="Times New Roman"/>
          </w:rPr>
          <w:t>errings, sardines, anchovies</w:t>
        </w:r>
      </w:ins>
      <w:ins w:id="269" w:author="Joey Bernhardt" w:date="2015-12-22T14:22:00Z">
        <w:r>
          <w:rPr>
            <w:rFonts w:ascii="Times New Roman" w:eastAsia="Times New Roman" w:hAnsi="Times New Roman" w:cs="Times New Roman"/>
          </w:rPr>
          <w:t xml:space="preserve"> (Figure 1).</w:t>
        </w:r>
      </w:ins>
    </w:p>
    <w:p w14:paraId="4A7D1C78" w14:textId="77777777" w:rsidR="009C348C" w:rsidRDefault="009C348C" w:rsidP="009C348C">
      <w:pPr>
        <w:spacing w:line="360" w:lineRule="auto"/>
        <w:rPr>
          <w:ins w:id="270" w:author="Joey Bernhardt" w:date="2015-12-22T14:29:00Z"/>
          <w:rFonts w:ascii="Times New Roman" w:eastAsia="Times New Roman" w:hAnsi="Times New Roman" w:cs="Times New Roman"/>
        </w:rPr>
      </w:pPr>
    </w:p>
    <w:p w14:paraId="44769837" w14:textId="668155F5" w:rsidR="00012202" w:rsidRDefault="00012202" w:rsidP="00012202">
      <w:pPr>
        <w:spacing w:line="360" w:lineRule="auto"/>
        <w:rPr>
          <w:ins w:id="271" w:author="Joey Bernhardt" w:date="2015-12-22T14:31:00Z"/>
          <w:rFonts w:ascii="Times New Roman" w:eastAsia="Times New Roman" w:hAnsi="Times New Roman" w:cs="Times New Roman"/>
        </w:rPr>
      </w:pPr>
      <w:ins w:id="272" w:author="Joey Bernhardt" w:date="2015-12-22T14:29:00Z">
        <w:r>
          <w:rPr>
            <w:rFonts w:ascii="Times New Roman" w:eastAsia="Times New Roman" w:hAnsi="Times New Roman" w:cs="Times New Roman"/>
          </w:rPr>
          <w:t>DHA in the ed</w:t>
        </w:r>
        <w:r w:rsidR="00F40769">
          <w:rPr>
            <w:rFonts w:ascii="Times New Roman" w:eastAsia="Times New Roman" w:hAnsi="Times New Roman" w:cs="Times New Roman"/>
          </w:rPr>
          <w:t>ible portion varied by an order</w:t>
        </w:r>
        <w:r>
          <w:rPr>
            <w:rFonts w:ascii="Times New Roman" w:eastAsia="Times New Roman" w:hAnsi="Times New Roman" w:cs="Times New Roman"/>
          </w:rPr>
          <w:t xml:space="preserve"> of magnitude in the 235 species for which we found data, from an average of 0.0</w:t>
        </w:r>
      </w:ins>
      <w:ins w:id="273" w:author="Joey Bernhardt" w:date="2015-12-22T14:30:00Z">
        <w:r>
          <w:rPr>
            <w:rFonts w:ascii="Times New Roman" w:eastAsia="Times New Roman" w:hAnsi="Times New Roman" w:cs="Times New Roman"/>
          </w:rPr>
          <w:t>65</w:t>
        </w:r>
      </w:ins>
      <w:ins w:id="274" w:author="Joey Bernhardt" w:date="2015-12-22T14:29:00Z">
        <w:r>
          <w:rPr>
            <w:rFonts w:ascii="Times New Roman" w:eastAsia="Times New Roman" w:hAnsi="Times New Roman" w:cs="Times New Roman"/>
          </w:rPr>
          <w:t xml:space="preserve"> g/100g in the </w:t>
        </w:r>
      </w:ins>
      <w:ins w:id="275" w:author="Joey Bernhardt" w:date="2015-12-22T14:30:00Z">
        <w:r>
          <w:rPr>
            <w:rFonts w:ascii="Times New Roman" w:eastAsia="Times New Roman" w:hAnsi="Times New Roman" w:cs="Times New Roman"/>
          </w:rPr>
          <w:t xml:space="preserve">shrimps and prawns </w:t>
        </w:r>
      </w:ins>
      <w:ins w:id="276" w:author="Joey Bernhardt" w:date="2015-12-22T14:29:00Z">
        <w:r w:rsidR="00F40769">
          <w:rPr>
            <w:rFonts w:ascii="Times New Roman" w:eastAsia="Times New Roman" w:hAnsi="Times New Roman" w:cs="Times New Roman"/>
          </w:rPr>
          <w:t xml:space="preserve">to 1.28 g/100 </w:t>
        </w:r>
        <w:r>
          <w:rPr>
            <w:rFonts w:ascii="Times New Roman" w:eastAsia="Times New Roman" w:hAnsi="Times New Roman" w:cs="Times New Roman"/>
          </w:rPr>
          <w:t xml:space="preserve">g in the </w:t>
        </w:r>
      </w:ins>
      <w:ins w:id="277" w:author="Joey Bernhardt" w:date="2015-12-22T14:31:00Z">
        <w:r w:rsidRPr="00012202">
          <w:rPr>
            <w:rFonts w:ascii="Times New Roman" w:eastAsia="Times New Roman" w:hAnsi="Times New Roman" w:cs="Times New Roman"/>
          </w:rPr>
          <w:t>Tunas, bonitos, billfishes</w:t>
        </w:r>
      </w:ins>
      <w:ins w:id="278" w:author="Joey Bernhardt" w:date="2015-12-22T14:29:00Z">
        <w:r>
          <w:rPr>
            <w:rFonts w:ascii="Times New Roman" w:eastAsia="Times New Roman" w:hAnsi="Times New Roman" w:cs="Times New Roman"/>
          </w:rPr>
          <w:t xml:space="preserve"> (Figure 1).</w:t>
        </w:r>
      </w:ins>
    </w:p>
    <w:p w14:paraId="5FBC42D7" w14:textId="77777777" w:rsidR="00012202" w:rsidRDefault="00012202" w:rsidP="00012202">
      <w:pPr>
        <w:spacing w:line="360" w:lineRule="auto"/>
        <w:rPr>
          <w:ins w:id="279" w:author="Joey Bernhardt" w:date="2015-12-22T14:31:00Z"/>
          <w:rFonts w:ascii="Times New Roman" w:eastAsia="Times New Roman" w:hAnsi="Times New Roman" w:cs="Times New Roman"/>
        </w:rPr>
      </w:pPr>
    </w:p>
    <w:p w14:paraId="3787DF01" w14:textId="03E4C9FC" w:rsidR="00012202" w:rsidRDefault="00012202" w:rsidP="00012202">
      <w:pPr>
        <w:spacing w:line="360" w:lineRule="auto"/>
        <w:rPr>
          <w:ins w:id="280" w:author="Joey Bernhardt" w:date="2015-12-22T14:34:00Z"/>
          <w:rFonts w:ascii="Times New Roman" w:eastAsia="Times New Roman" w:hAnsi="Times New Roman" w:cs="Times New Roman"/>
        </w:rPr>
      </w:pPr>
      <w:ins w:id="281" w:author="Joey Bernhardt" w:date="2015-12-22T14:29:00Z">
        <w:r>
          <w:rPr>
            <w:rFonts w:ascii="Times New Roman" w:eastAsia="Times New Roman" w:hAnsi="Times New Roman" w:cs="Times New Roman"/>
          </w:rPr>
          <w:t xml:space="preserve">Protein </w:t>
        </w:r>
      </w:ins>
      <w:ins w:id="282" w:author="Joey Bernhardt" w:date="2015-12-22T14:32:00Z">
        <w:r>
          <w:rPr>
            <w:rFonts w:ascii="Times New Roman" w:eastAsia="Times New Roman" w:hAnsi="Times New Roman" w:cs="Times New Roman"/>
          </w:rPr>
          <w:t>in the ed</w:t>
        </w:r>
        <w:r w:rsidR="00F40769">
          <w:rPr>
            <w:rFonts w:ascii="Times New Roman" w:eastAsia="Times New Roman" w:hAnsi="Times New Roman" w:cs="Times New Roman"/>
          </w:rPr>
          <w:t>ible portion varied by an order of magnitude in the 251</w:t>
        </w:r>
        <w:r>
          <w:rPr>
            <w:rFonts w:ascii="Times New Roman" w:eastAsia="Times New Roman" w:hAnsi="Times New Roman" w:cs="Times New Roman"/>
          </w:rPr>
          <w:t xml:space="preserve"> species for which we found data, from an average of </w:t>
        </w:r>
      </w:ins>
      <w:ins w:id="283" w:author="Joey Bernhardt" w:date="2015-12-22T14:34:00Z">
        <w:r w:rsidR="00F40769">
          <w:rPr>
            <w:rFonts w:ascii="Times New Roman" w:eastAsia="Times New Roman" w:hAnsi="Times New Roman" w:cs="Times New Roman"/>
          </w:rPr>
          <w:t>10.68</w:t>
        </w:r>
      </w:ins>
      <w:ins w:id="284" w:author="Joey Bernhardt" w:date="2015-12-22T14:32:00Z">
        <w:r>
          <w:rPr>
            <w:rFonts w:ascii="Times New Roman" w:eastAsia="Times New Roman" w:hAnsi="Times New Roman" w:cs="Times New Roman"/>
          </w:rPr>
          <w:t xml:space="preserve">g/100g in the </w:t>
        </w:r>
      </w:ins>
      <w:ins w:id="285" w:author="Joey Bernhardt" w:date="2015-12-22T14:34:00Z">
        <w:r w:rsidR="00F40769">
          <w:rPr>
            <w:rFonts w:ascii="Times New Roman" w:eastAsia="Times New Roman" w:hAnsi="Times New Roman" w:cs="Times New Roman"/>
          </w:rPr>
          <w:t>c</w:t>
        </w:r>
        <w:r w:rsidR="00F40769" w:rsidRPr="00F40769">
          <w:rPr>
            <w:rFonts w:ascii="Times New Roman" w:eastAsia="Times New Roman" w:hAnsi="Times New Roman" w:cs="Times New Roman"/>
          </w:rPr>
          <w:t xml:space="preserve">lams, cockles, </w:t>
        </w:r>
        <w:proofErr w:type="spellStart"/>
        <w:r w:rsidR="00F40769" w:rsidRPr="00F40769">
          <w:rPr>
            <w:rFonts w:ascii="Times New Roman" w:eastAsia="Times New Roman" w:hAnsi="Times New Roman" w:cs="Times New Roman"/>
          </w:rPr>
          <w:t>arkshells</w:t>
        </w:r>
        <w:proofErr w:type="spellEnd"/>
        <w:r w:rsidR="00F40769">
          <w:rPr>
            <w:rFonts w:ascii="Times New Roman" w:eastAsia="Times New Roman" w:hAnsi="Times New Roman" w:cs="Times New Roman"/>
          </w:rPr>
          <w:t xml:space="preserve"> </w:t>
        </w:r>
      </w:ins>
      <w:ins w:id="286" w:author="Joey Bernhardt" w:date="2015-12-22T14:32:00Z">
        <w:r>
          <w:rPr>
            <w:rFonts w:ascii="Times New Roman" w:eastAsia="Times New Roman" w:hAnsi="Times New Roman" w:cs="Times New Roman"/>
          </w:rPr>
          <w:t xml:space="preserve">to </w:t>
        </w:r>
      </w:ins>
      <w:ins w:id="287" w:author="Joey Bernhardt" w:date="2015-12-22T14:34:00Z">
        <w:r w:rsidR="00F40769">
          <w:rPr>
            <w:rFonts w:ascii="Times New Roman" w:eastAsia="Times New Roman" w:hAnsi="Times New Roman" w:cs="Times New Roman"/>
          </w:rPr>
          <w:t>21.85</w:t>
        </w:r>
      </w:ins>
      <w:ins w:id="288" w:author="Joey Bernhardt" w:date="2015-12-22T14:32:00Z">
        <w:r w:rsidR="00F40769">
          <w:rPr>
            <w:rFonts w:ascii="Times New Roman" w:eastAsia="Times New Roman" w:hAnsi="Times New Roman" w:cs="Times New Roman"/>
          </w:rPr>
          <w:t xml:space="preserve"> g/100 </w:t>
        </w:r>
        <w:r>
          <w:rPr>
            <w:rFonts w:ascii="Times New Roman" w:eastAsia="Times New Roman" w:hAnsi="Times New Roman" w:cs="Times New Roman"/>
          </w:rPr>
          <w:t xml:space="preserve">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w:t>
        </w:r>
      </w:ins>
    </w:p>
    <w:p w14:paraId="0F2C05B9" w14:textId="77777777" w:rsidR="00F40769" w:rsidRDefault="00F40769" w:rsidP="00012202">
      <w:pPr>
        <w:spacing w:line="360" w:lineRule="auto"/>
        <w:rPr>
          <w:ins w:id="289" w:author="Joey Bernhardt" w:date="2015-12-22T14:34:00Z"/>
          <w:rFonts w:ascii="Times New Roman" w:eastAsia="Times New Roman" w:hAnsi="Times New Roman" w:cs="Times New Roman"/>
        </w:rPr>
      </w:pPr>
    </w:p>
    <w:p w14:paraId="1C479DF3" w14:textId="12B73147" w:rsidR="00F40769" w:rsidRDefault="00F40769" w:rsidP="00F40769">
      <w:pPr>
        <w:spacing w:line="360" w:lineRule="auto"/>
        <w:rPr>
          <w:ins w:id="290" w:author="Joey Bernhardt" w:date="2015-12-22T14:34:00Z"/>
          <w:rFonts w:ascii="Times New Roman" w:eastAsia="Times New Roman" w:hAnsi="Times New Roman" w:cs="Times New Roman"/>
        </w:rPr>
      </w:pPr>
      <w:ins w:id="291" w:author="Joey Bernhardt" w:date="2015-12-22T14:34:00Z">
        <w:r>
          <w:rPr>
            <w:rFonts w:ascii="Times New Roman" w:eastAsia="Times New Roman" w:hAnsi="Times New Roman" w:cs="Times New Roman"/>
          </w:rPr>
          <w:t xml:space="preserve">Fat in the edible portion varied by an order of magnitude in the 277 species for which we found data, from an average of 1.08 g/100g in the </w:t>
        </w:r>
      </w:ins>
      <w:ins w:id="292" w:author="Joey Bernhardt" w:date="2015-12-22T14:36:00Z">
        <w:r>
          <w:rPr>
            <w:rFonts w:ascii="Times New Roman" w:eastAsia="Times New Roman" w:hAnsi="Times New Roman" w:cs="Times New Roman"/>
          </w:rPr>
          <w:t>sharks and rays</w:t>
        </w:r>
      </w:ins>
      <w:ins w:id="293" w:author="Joey Bernhardt" w:date="2015-12-22T14:34:00Z">
        <w:r>
          <w:rPr>
            <w:rFonts w:ascii="Times New Roman" w:eastAsia="Times New Roman" w:hAnsi="Times New Roman" w:cs="Times New Roman"/>
          </w:rPr>
          <w:t xml:space="preserve"> to </w:t>
        </w:r>
      </w:ins>
      <w:ins w:id="294" w:author="Joey Bernhardt" w:date="2015-12-22T14:36:00Z">
        <w:r>
          <w:rPr>
            <w:rFonts w:ascii="Times New Roman" w:eastAsia="Times New Roman" w:hAnsi="Times New Roman" w:cs="Times New Roman"/>
          </w:rPr>
          <w:t>12.74</w:t>
        </w:r>
      </w:ins>
      <w:ins w:id="295" w:author="Joey Bernhardt" w:date="2015-12-22T14:34:00Z">
        <w:r>
          <w:rPr>
            <w:rFonts w:ascii="Times New Roman" w:eastAsia="Times New Roman" w:hAnsi="Times New Roman" w:cs="Times New Roman"/>
          </w:rPr>
          <w:t xml:space="preserve"> g/100 g in the </w:t>
        </w:r>
      </w:ins>
      <w:ins w:id="296" w:author="Joey Bernhardt" w:date="2015-12-22T14:36:00Z">
        <w:r>
          <w:rPr>
            <w:rFonts w:ascii="Times New Roman" w:eastAsia="Times New Roman" w:hAnsi="Times New Roman" w:cs="Times New Roman"/>
          </w:rPr>
          <w:t>shads</w:t>
        </w:r>
      </w:ins>
      <w:ins w:id="297" w:author="Joey Bernhardt" w:date="2015-12-22T14:34:00Z">
        <w:r>
          <w:rPr>
            <w:rFonts w:ascii="Times New Roman" w:eastAsia="Times New Roman" w:hAnsi="Times New Roman" w:cs="Times New Roman"/>
          </w:rPr>
          <w:t xml:space="preserve"> (Figure 1).</w:t>
        </w:r>
      </w:ins>
    </w:p>
    <w:p w14:paraId="26E43811" w14:textId="77777777" w:rsidR="00F40769" w:rsidRDefault="00F40769" w:rsidP="00012202">
      <w:pPr>
        <w:spacing w:line="360" w:lineRule="auto"/>
        <w:rPr>
          <w:ins w:id="298" w:author="Joey Bernhardt" w:date="2015-12-22T14:34:00Z"/>
          <w:rFonts w:ascii="Times New Roman" w:eastAsia="Times New Roman" w:hAnsi="Times New Roman" w:cs="Times New Roman"/>
        </w:rPr>
      </w:pPr>
    </w:p>
    <w:p w14:paraId="025FFC99" w14:textId="11107072" w:rsidR="00313B44" w:rsidRPr="00313B44" w:rsidDel="006478BF" w:rsidRDefault="006478BF">
      <w:pPr>
        <w:spacing w:line="360" w:lineRule="auto"/>
        <w:rPr>
          <w:del w:id="299" w:author="Joey Bernhardt" w:date="2015-12-22T14:37:00Z"/>
          <w:rFonts w:ascii="Times New Roman" w:hAnsi="Times New Roman" w:cs="Times New Roman"/>
          <w:b/>
        </w:rPr>
        <w:pPrChange w:id="300" w:author="Joey Bernhardt" w:date="2015-12-18T17:38:00Z">
          <w:pPr>
            <w:pStyle w:val="ListParagraph"/>
            <w:numPr>
              <w:numId w:val="2"/>
            </w:numPr>
            <w:ind w:hanging="360"/>
          </w:pPr>
        </w:pPrChange>
      </w:pPr>
      <w:ins w:id="301" w:author="Joey Bernhardt" w:date="2015-12-22T14:34:00Z">
        <w:r>
          <w:rPr>
            <w:rFonts w:ascii="Times New Roman" w:eastAsia="Times New Roman" w:hAnsi="Times New Roman" w:cs="Times New Roman"/>
          </w:rPr>
          <w:t xml:space="preserve">2. </w:t>
        </w:r>
      </w:ins>
    </w:p>
    <w:p w14:paraId="0455749E" w14:textId="4A363B54" w:rsidR="001149D6" w:rsidRDefault="001149D6" w:rsidP="006478BF">
      <w:pPr>
        <w:spacing w:line="360" w:lineRule="auto"/>
        <w:rPr>
          <w:ins w:id="302" w:author="Joey Bernhardt" w:date="2015-12-22T14:37:00Z"/>
          <w:rFonts w:ascii="Times New Roman" w:hAnsi="Times New Roman" w:cs="Times New Roman"/>
          <w:b/>
        </w:rPr>
        <w:pPrChange w:id="303" w:author="Joey Bernhardt" w:date="2015-12-22T14:37:00Z">
          <w:pPr>
            <w:pStyle w:val="ListParagraph"/>
            <w:numPr>
              <w:numId w:val="2"/>
            </w:numPr>
            <w:ind w:hanging="360"/>
          </w:pPr>
        </w:pPrChange>
      </w:pPr>
      <w:r w:rsidRPr="006478BF">
        <w:rPr>
          <w:rFonts w:ascii="Times New Roman" w:hAnsi="Times New Roman" w:cs="Times New Roman"/>
          <w:b/>
          <w:rPrChange w:id="304" w:author="Joey Bernhardt" w:date="2015-12-22T14:37:00Z">
            <w:rPr/>
          </w:rPrChange>
        </w:rPr>
        <w:t>Functional groups have distinct multi-nutrient profiles (</w:t>
      </w:r>
      <w:proofErr w:type="spellStart"/>
      <w:r w:rsidRPr="006478BF">
        <w:rPr>
          <w:rFonts w:ascii="Times New Roman" w:hAnsi="Times New Roman" w:cs="Times New Roman"/>
          <w:b/>
          <w:rPrChange w:id="305" w:author="Joey Bernhardt" w:date="2015-12-22T14:37:00Z">
            <w:rPr/>
          </w:rPrChange>
        </w:rPr>
        <w:t>mds</w:t>
      </w:r>
      <w:proofErr w:type="spellEnd"/>
      <w:r w:rsidRPr="006478BF">
        <w:rPr>
          <w:rFonts w:ascii="Times New Roman" w:hAnsi="Times New Roman" w:cs="Times New Roman"/>
          <w:b/>
          <w:rPrChange w:id="306" w:author="Joey Bernhardt" w:date="2015-12-22T14:37:00Z">
            <w:rPr/>
          </w:rPrChange>
        </w:rPr>
        <w:t xml:space="preserve"> plot with finfish/crustaceans/molluscs color coded).</w:t>
      </w:r>
    </w:p>
    <w:p w14:paraId="3EB66CD4" w14:textId="77777777" w:rsidR="006478BF" w:rsidRDefault="006478BF" w:rsidP="006478BF">
      <w:pPr>
        <w:spacing w:line="360" w:lineRule="auto"/>
        <w:rPr>
          <w:ins w:id="307" w:author="Joey Bernhardt" w:date="2015-12-22T14:37:00Z"/>
          <w:rFonts w:ascii="Times New Roman" w:hAnsi="Times New Roman" w:cs="Times New Roman"/>
          <w:b/>
        </w:rPr>
        <w:pPrChange w:id="308" w:author="Joey Bernhardt" w:date="2015-12-22T14:37:00Z">
          <w:pPr>
            <w:pStyle w:val="ListParagraph"/>
            <w:numPr>
              <w:numId w:val="2"/>
            </w:numPr>
            <w:ind w:hanging="360"/>
          </w:pPr>
        </w:pPrChange>
      </w:pPr>
    </w:p>
    <w:p w14:paraId="7779C952" w14:textId="77777777" w:rsidR="006478BF" w:rsidRPr="006478BF" w:rsidRDefault="006478BF" w:rsidP="006478BF">
      <w:pPr>
        <w:spacing w:line="360" w:lineRule="auto"/>
        <w:rPr>
          <w:rFonts w:ascii="Times New Roman" w:hAnsi="Times New Roman" w:cs="Times New Roman"/>
          <w:b/>
          <w:rPrChange w:id="309" w:author="Joey Bernhardt" w:date="2015-12-22T14:37:00Z">
            <w:rPr/>
          </w:rPrChange>
        </w:rPr>
        <w:pPrChange w:id="310" w:author="Joey Bernhardt" w:date="2015-12-22T14:37:00Z">
          <w:pPr>
            <w:pStyle w:val="ListParagraph"/>
            <w:numPr>
              <w:numId w:val="2"/>
            </w:numPr>
            <w:ind w:hanging="360"/>
          </w:pPr>
        </w:pPrChange>
      </w:pPr>
      <w:bookmarkStart w:id="311" w:name="_GoBack"/>
      <w:bookmarkEnd w:id="311"/>
    </w:p>
    <w:p w14:paraId="06708B32" w14:textId="6AF2F3C0" w:rsidR="001149D6" w:rsidRPr="00DC1B3B" w:rsidRDefault="001149D6">
      <w:pPr>
        <w:pStyle w:val="ListParagraph"/>
        <w:numPr>
          <w:ilvl w:val="0"/>
          <w:numId w:val="2"/>
        </w:numPr>
        <w:spacing w:line="360" w:lineRule="auto"/>
        <w:rPr>
          <w:rFonts w:ascii="Times New Roman" w:hAnsi="Times New Roman" w:cs="Times New Roman"/>
          <w:b/>
        </w:rPr>
        <w:pPrChange w:id="312" w:author="Joey Bernhardt" w:date="2015-12-18T16:24:00Z">
          <w:pPr>
            <w:pStyle w:val="ListParagraph"/>
            <w:numPr>
              <w:numId w:val="2"/>
            </w:numPr>
            <w:ind w:hanging="360"/>
          </w:pPr>
        </w:pPrChange>
      </w:pPr>
      <w:r w:rsidRPr="00DC1B3B">
        <w:rPr>
          <w:rFonts w:ascii="Times New Roman" w:hAnsi="Times New Roman" w:cs="Times New Roman"/>
          <w:b/>
        </w:rPr>
        <w:t>Within functional groups, some traits such body size and latitude are strongly associated with nutritional profile.</w:t>
      </w:r>
    </w:p>
    <w:p w14:paraId="42D603FA" w14:textId="27635EF8" w:rsidR="00A91F6C" w:rsidRPr="00DC1B3B" w:rsidRDefault="00A91F6C">
      <w:pPr>
        <w:pStyle w:val="ListParagraph"/>
        <w:numPr>
          <w:ilvl w:val="0"/>
          <w:numId w:val="2"/>
        </w:numPr>
        <w:spacing w:line="360" w:lineRule="auto"/>
        <w:rPr>
          <w:rFonts w:ascii="Times New Roman" w:hAnsi="Times New Roman" w:cs="Times New Roman"/>
          <w:b/>
        </w:rPr>
        <w:pPrChange w:id="313" w:author="Joey Bernhardt" w:date="2015-12-18T16:24:00Z">
          <w:pPr>
            <w:pStyle w:val="ListParagraph"/>
            <w:numPr>
              <w:numId w:val="2"/>
            </w:numPr>
            <w:ind w:hanging="360"/>
          </w:pPr>
        </w:pPrChange>
      </w:pPr>
      <w:r w:rsidRPr="00DC1B3B">
        <w:rPr>
          <w:rFonts w:ascii="Times New Roman" w:hAnsi="Times New Roman" w:cs="Times New Roman"/>
          <w:b/>
        </w:rPr>
        <w:t>Few species contain reach DRI targets for multiple nutrients.</w:t>
      </w:r>
    </w:p>
    <w:p w14:paraId="29EC57D9" w14:textId="2882F3F7" w:rsidR="001149D6" w:rsidRPr="00DC1B3B" w:rsidRDefault="001149D6">
      <w:pPr>
        <w:pStyle w:val="ListParagraph"/>
        <w:numPr>
          <w:ilvl w:val="0"/>
          <w:numId w:val="2"/>
        </w:numPr>
        <w:spacing w:line="360" w:lineRule="auto"/>
        <w:rPr>
          <w:rFonts w:ascii="Times New Roman" w:hAnsi="Times New Roman" w:cs="Times New Roman"/>
          <w:b/>
        </w:rPr>
        <w:pPrChange w:id="314" w:author="Joey Bernhardt" w:date="2015-12-18T16:24:00Z">
          <w:pPr>
            <w:pStyle w:val="ListParagraph"/>
            <w:numPr>
              <w:numId w:val="2"/>
            </w:numPr>
            <w:ind w:hanging="360"/>
          </w:pPr>
        </w:pPrChange>
      </w:pPr>
      <w:r w:rsidRPr="00DC1B3B">
        <w:rPr>
          <w:rFonts w:ascii="Times New Roman" w:hAnsi="Times New Roman" w:cs="Times New Roman"/>
          <w:b/>
        </w:rPr>
        <w:t>Functional group diversity enhances dietary nutritional diversity and nutritional benefits that human communities may derive from seafood assemblages.</w:t>
      </w:r>
      <w:r w:rsidR="00A91F6C" w:rsidRPr="00DC1B3B">
        <w:rPr>
          <w:rFonts w:ascii="Times New Roman" w:hAnsi="Times New Roman" w:cs="Times New Roman"/>
          <w:b/>
        </w:rPr>
        <w:t xml:space="preserve"> </w:t>
      </w:r>
    </w:p>
    <w:p w14:paraId="640AB750" w14:textId="09AE6D2A" w:rsidR="00D067EE" w:rsidRPr="00DC1B3B" w:rsidRDefault="00D067EE">
      <w:pPr>
        <w:pStyle w:val="ListParagraph"/>
        <w:numPr>
          <w:ilvl w:val="0"/>
          <w:numId w:val="2"/>
        </w:numPr>
        <w:spacing w:line="360" w:lineRule="auto"/>
        <w:rPr>
          <w:rFonts w:ascii="Times New Roman" w:hAnsi="Times New Roman" w:cs="Times New Roman"/>
          <w:b/>
        </w:rPr>
        <w:pPrChange w:id="315" w:author="Joey Bernhardt" w:date="2015-12-18T16:24:00Z">
          <w:pPr>
            <w:pStyle w:val="ListParagraph"/>
            <w:numPr>
              <w:numId w:val="2"/>
            </w:numPr>
            <w:ind w:hanging="360"/>
          </w:pPr>
        </w:pPrChange>
      </w:pPr>
      <w:r w:rsidRPr="00DC1B3B">
        <w:rPr>
          <w:rFonts w:ascii="Times New Roman" w:hAnsi="Times New Roman" w:cs="Times New Roman"/>
          <w:b/>
        </w:rPr>
        <w:t xml:space="preserve">ADD SOME SORT OF CASE </w:t>
      </w:r>
      <w:proofErr w:type="gramStart"/>
      <w:r w:rsidRPr="00DC1B3B">
        <w:rPr>
          <w:rFonts w:ascii="Times New Roman" w:hAnsi="Times New Roman" w:cs="Times New Roman"/>
          <w:b/>
        </w:rPr>
        <w:t>STUDY</w:t>
      </w:r>
      <w:proofErr w:type="gramEnd"/>
      <w:r w:rsidRPr="00DC1B3B">
        <w:rPr>
          <w:rFonts w:ascii="Times New Roman" w:hAnsi="Times New Roman" w:cs="Times New Roman"/>
          <w:b/>
        </w:rPr>
        <w:t xml:space="preserve"> THAT LOOKS AT NUTRITIONAL FUNCTIONAL DIVERSITY IN A GIVEN COUNTRY OR TAXON??</w:t>
      </w:r>
    </w:p>
    <w:p w14:paraId="2C716C40" w14:textId="77777777" w:rsidR="00EE6A99" w:rsidRPr="00DC1B3B" w:rsidRDefault="00EE6A99">
      <w:pPr>
        <w:spacing w:line="360" w:lineRule="auto"/>
        <w:rPr>
          <w:rFonts w:ascii="Times New Roman" w:hAnsi="Times New Roman" w:cs="Times New Roman"/>
          <w:b/>
        </w:rPr>
        <w:pPrChange w:id="316" w:author="Joey Bernhardt" w:date="2015-12-18T16:24:00Z">
          <w:pPr/>
        </w:pPrChange>
      </w:pPr>
    </w:p>
    <w:p w14:paraId="33DAE877" w14:textId="77777777" w:rsidR="00EE6A99" w:rsidRPr="00DC1B3B" w:rsidRDefault="00EE6A99">
      <w:pPr>
        <w:spacing w:line="360" w:lineRule="auto"/>
        <w:rPr>
          <w:rFonts w:ascii="Times New Roman" w:hAnsi="Times New Roman" w:cs="Times New Roman"/>
          <w:b/>
        </w:rPr>
        <w:pPrChange w:id="317" w:author="Joey Bernhardt" w:date="2015-12-18T16:24:00Z">
          <w:pPr/>
        </w:pPrChange>
      </w:pPr>
    </w:p>
    <w:p w14:paraId="7014EEC0" w14:textId="3098EA38" w:rsidR="00EE6A99" w:rsidRPr="00DC1B3B" w:rsidRDefault="00EE6A99">
      <w:pPr>
        <w:spacing w:line="360" w:lineRule="auto"/>
        <w:rPr>
          <w:rFonts w:ascii="Times New Roman" w:hAnsi="Times New Roman" w:cs="Times New Roman"/>
          <w:b/>
        </w:rPr>
        <w:pPrChange w:id="318" w:author="Joey Bernhardt" w:date="2015-12-18T16:24:00Z">
          <w:pPr/>
        </w:pPrChange>
      </w:pPr>
      <w:r w:rsidRPr="00DC1B3B">
        <w:rPr>
          <w:rFonts w:ascii="Times New Roman" w:hAnsi="Times New Roman" w:cs="Times New Roman"/>
          <w:b/>
        </w:rPr>
        <w:t>Discussion:</w:t>
      </w:r>
    </w:p>
    <w:p w14:paraId="6E182D90" w14:textId="77777777" w:rsidR="00EE6A99" w:rsidRPr="00DC1B3B" w:rsidRDefault="00EE6A99">
      <w:pPr>
        <w:spacing w:line="360" w:lineRule="auto"/>
        <w:rPr>
          <w:rFonts w:ascii="Times New Roman" w:hAnsi="Times New Roman" w:cs="Times New Roman"/>
          <w:b/>
        </w:rPr>
        <w:pPrChange w:id="319" w:author="Joey Bernhardt" w:date="2015-12-18T16:24:00Z">
          <w:pPr/>
        </w:pPrChange>
      </w:pPr>
    </w:p>
    <w:p w14:paraId="27A59D2D" w14:textId="77777777" w:rsidR="00A91F6C" w:rsidRPr="00DC1B3B" w:rsidRDefault="00A91F6C">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 xml:space="preserve">We found that the substantial variation in the nutritional content of an edible portion among seafood species can be explained partly major ecological traits: functional group, latitude, </w:t>
      </w:r>
      <w:proofErr w:type="gramStart"/>
      <w:r w:rsidRPr="00DC1B3B">
        <w:rPr>
          <w:rFonts w:ascii="Times New Roman" w:eastAsia="Times New Roman" w:hAnsi="Times New Roman" w:cs="Times New Roman"/>
          <w:sz w:val="24"/>
          <w:szCs w:val="24"/>
        </w:rPr>
        <w:t>body</w:t>
      </w:r>
      <w:proofErr w:type="gramEnd"/>
      <w:r w:rsidRPr="00DC1B3B">
        <w:rPr>
          <w:rFonts w:ascii="Times New Roman" w:eastAsia="Times New Roman" w:hAnsi="Times New Roman" w:cs="Times New Roman"/>
          <w:sz w:val="24"/>
          <w:szCs w:val="24"/>
        </w:rPr>
        <w:t xml:space="preserve"> size and habitat associations. </w:t>
      </w:r>
    </w:p>
    <w:p w14:paraId="21379EC0" w14:textId="77777777" w:rsidR="0026342E" w:rsidRPr="00DC1B3B" w:rsidRDefault="0026342E">
      <w:pPr>
        <w:pStyle w:val="normal0"/>
        <w:spacing w:line="360" w:lineRule="auto"/>
        <w:rPr>
          <w:ins w:id="320" w:author="Joey Bernhardt" w:date="2015-12-16T09:19:00Z"/>
          <w:rFonts w:ascii="Times New Roman" w:eastAsia="Times New Roman" w:hAnsi="Times New Roman" w:cs="Times New Roman"/>
          <w:sz w:val="24"/>
          <w:szCs w:val="24"/>
        </w:rPr>
      </w:pPr>
    </w:p>
    <w:p w14:paraId="5F398140" w14:textId="6DD1F40E" w:rsidR="00022C14" w:rsidRPr="00DC1B3B" w:rsidRDefault="00022C14">
      <w:pPr>
        <w:pStyle w:val="normal0"/>
        <w:spacing w:line="360" w:lineRule="auto"/>
        <w:rPr>
          <w:ins w:id="321" w:author="Joey Bernhardt" w:date="2015-12-15T07:41:00Z"/>
          <w:rFonts w:ascii="Times New Roman" w:eastAsia="Times New Roman" w:hAnsi="Times New Roman" w:cs="Times New Roman"/>
          <w:sz w:val="24"/>
          <w:szCs w:val="24"/>
        </w:rPr>
      </w:pPr>
      <w:ins w:id="322" w:author="Joey Bernhardt" w:date="2015-12-15T07:41:00Z">
        <w:r w:rsidRPr="00DC1B3B">
          <w:rPr>
            <w:rFonts w:ascii="Times New Roman" w:eastAsia="Times New Roman" w:hAnsi="Times New Roman" w:cs="Times New Roman"/>
            <w:sz w:val="24"/>
            <w:szCs w:val="24"/>
          </w:rPr>
          <w:t xml:space="preserve">In particular, some functional groups, such as </w:t>
        </w:r>
        <w:proofErr w:type="spellStart"/>
        <w:r w:rsidRPr="00DC1B3B">
          <w:rPr>
            <w:rFonts w:ascii="Times New Roman" w:eastAsia="Times New Roman" w:hAnsi="Times New Roman" w:cs="Times New Roman"/>
            <w:sz w:val="24"/>
            <w:szCs w:val="24"/>
          </w:rPr>
          <w:t>molluscs</w:t>
        </w:r>
        <w:proofErr w:type="spellEnd"/>
        <w:r w:rsidRPr="00DC1B3B">
          <w:rPr>
            <w:rFonts w:ascii="Times New Roman" w:eastAsia="Times New Roman" w:hAnsi="Times New Roman" w:cs="Times New Roman"/>
            <w:sz w:val="24"/>
            <w:szCs w:val="24"/>
          </w:rPr>
          <w:t xml:space="preserve">, </w:t>
        </w:r>
        <w:proofErr w:type="gramStart"/>
        <w:r w:rsidRPr="00DC1B3B">
          <w:rPr>
            <w:rFonts w:ascii="Times New Roman" w:eastAsia="Times New Roman" w:hAnsi="Times New Roman" w:cs="Times New Roman"/>
            <w:sz w:val="24"/>
            <w:szCs w:val="24"/>
          </w:rPr>
          <w:t>have ….</w:t>
        </w:r>
      </w:ins>
      <w:ins w:id="323" w:author="Joey Bernhardt" w:date="2015-12-16T09:19:00Z">
        <w:r w:rsidR="0026342E" w:rsidRPr="00DC1B3B">
          <w:rPr>
            <w:rFonts w:ascii="Times New Roman" w:eastAsia="Times New Roman" w:hAnsi="Times New Roman" w:cs="Times New Roman"/>
            <w:sz w:val="24"/>
            <w:szCs w:val="24"/>
          </w:rPr>
          <w:t>and</w:t>
        </w:r>
        <w:proofErr w:type="gramEnd"/>
        <w:r w:rsidR="0026342E" w:rsidRPr="00DC1B3B">
          <w:rPr>
            <w:rFonts w:ascii="Times New Roman" w:eastAsia="Times New Roman" w:hAnsi="Times New Roman" w:cs="Times New Roman"/>
            <w:sz w:val="24"/>
            <w:szCs w:val="24"/>
          </w:rPr>
          <w:t xml:space="preserve"> this group may be particularly vulnerable to climate changes such as acidification.</w:t>
        </w:r>
      </w:ins>
    </w:p>
    <w:p w14:paraId="62464506" w14:textId="77777777" w:rsidR="00A91F6C" w:rsidRPr="00DC1B3B" w:rsidRDefault="00A91F6C">
      <w:pPr>
        <w:pStyle w:val="normal0"/>
        <w:spacing w:line="360" w:lineRule="auto"/>
        <w:rPr>
          <w:rFonts w:ascii="Times New Roman" w:eastAsia="Times New Roman" w:hAnsi="Times New Roman" w:cs="Times New Roman"/>
          <w:sz w:val="24"/>
          <w:szCs w:val="24"/>
        </w:rPr>
      </w:pPr>
    </w:p>
    <w:p w14:paraId="3CD2D3B7" w14:textId="654BD04D" w:rsidR="00A91F6C" w:rsidRPr="00DC1B3B" w:rsidRDefault="00A91F6C">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In the context of DRI, very few species reach 25% of DRI for more than one micronutrient in a single portion. This means that to achieve RDI targets for a broad range of micronutrients, human diets must contain a variety of seafood species.</w:t>
      </w:r>
    </w:p>
    <w:p w14:paraId="7F10F9D4" w14:textId="77777777" w:rsidR="00A91F6C" w:rsidRPr="00DC1B3B" w:rsidRDefault="00A91F6C">
      <w:pPr>
        <w:pStyle w:val="normal0"/>
        <w:spacing w:line="360" w:lineRule="auto"/>
        <w:rPr>
          <w:ins w:id="324" w:author="Joey Bernhardt" w:date="2015-12-16T09:16:00Z"/>
          <w:rFonts w:ascii="Times New Roman" w:eastAsia="Times New Roman" w:hAnsi="Times New Roman" w:cs="Times New Roman"/>
          <w:sz w:val="24"/>
          <w:szCs w:val="24"/>
        </w:rPr>
      </w:pPr>
    </w:p>
    <w:p w14:paraId="78C2B2E1" w14:textId="4339F34D" w:rsidR="0026342E" w:rsidRPr="00DC1B3B" w:rsidRDefault="0026342E">
      <w:pPr>
        <w:pStyle w:val="normal0"/>
        <w:spacing w:line="360" w:lineRule="auto"/>
        <w:rPr>
          <w:ins w:id="325" w:author="Joey Bernhardt" w:date="2015-12-16T09:16:00Z"/>
          <w:rFonts w:ascii="Times New Roman" w:eastAsia="Times New Roman" w:hAnsi="Times New Roman" w:cs="Times New Roman"/>
          <w:sz w:val="24"/>
          <w:szCs w:val="24"/>
        </w:rPr>
      </w:pPr>
      <w:ins w:id="326" w:author="Joey Bernhardt" w:date="2015-12-16T09:16:00Z">
        <w:r w:rsidRPr="00DC1B3B">
          <w:rPr>
            <w:rFonts w:ascii="Times New Roman" w:eastAsia="Times New Roman" w:hAnsi="Times New Roman" w:cs="Times New Roman"/>
            <w:sz w:val="24"/>
            <w:szCs w:val="24"/>
          </w:rPr>
          <w:t>There is a much higher level of functional redundancy for macronutrients than micronutrients</w:t>
        </w:r>
      </w:ins>
    </w:p>
    <w:p w14:paraId="60554B63" w14:textId="77777777" w:rsidR="0026342E" w:rsidRPr="00DC1B3B" w:rsidRDefault="0026342E">
      <w:pPr>
        <w:pStyle w:val="normal0"/>
        <w:spacing w:line="360" w:lineRule="auto"/>
        <w:rPr>
          <w:ins w:id="327" w:author="Joey Bernhardt" w:date="2015-12-16T12:58:00Z"/>
          <w:rFonts w:ascii="Times New Roman" w:eastAsia="Times New Roman" w:hAnsi="Times New Roman" w:cs="Times New Roman"/>
          <w:sz w:val="24"/>
          <w:szCs w:val="24"/>
        </w:rPr>
      </w:pPr>
    </w:p>
    <w:p w14:paraId="11E879E8" w14:textId="77777777" w:rsidR="001D3275" w:rsidRPr="00DC1B3B" w:rsidRDefault="001D3275">
      <w:pPr>
        <w:pStyle w:val="normal0"/>
        <w:spacing w:line="360" w:lineRule="auto"/>
        <w:rPr>
          <w:ins w:id="328" w:author="Joey Bernhardt" w:date="2015-12-16T12:58:00Z"/>
          <w:rFonts w:ascii="Times New Roman" w:eastAsia="Times New Roman" w:hAnsi="Times New Roman" w:cs="Times New Roman"/>
          <w:sz w:val="24"/>
          <w:szCs w:val="24"/>
        </w:rPr>
      </w:pPr>
      <w:ins w:id="329" w:author="Joey Bernhardt" w:date="2015-12-16T12:58:00Z">
        <w:r w:rsidRPr="00DC1B3B">
          <w:rPr>
            <w:rFonts w:ascii="Times New Roman" w:eastAsia="Times New Roman" w:hAnsi="Times New Roman" w:cs="Times New Roman"/>
            <w:sz w:val="24"/>
            <w:szCs w:val="24"/>
          </w:rPr>
          <w:t>Both local and global scales</w:t>
        </w:r>
      </w:ins>
    </w:p>
    <w:p w14:paraId="23A1D155" w14:textId="77777777" w:rsidR="001D3275" w:rsidRPr="00DC1B3B" w:rsidRDefault="001D3275">
      <w:pPr>
        <w:pStyle w:val="normal0"/>
        <w:spacing w:line="360" w:lineRule="auto"/>
        <w:rPr>
          <w:rFonts w:ascii="Times New Roman" w:eastAsia="Times New Roman" w:hAnsi="Times New Roman" w:cs="Times New Roman"/>
          <w:sz w:val="24"/>
          <w:szCs w:val="24"/>
        </w:rPr>
      </w:pPr>
    </w:p>
    <w:p w14:paraId="494D3EDD" w14:textId="66A93EC5" w:rsidR="00A91F6C" w:rsidRPr="00DC1B3B" w:rsidRDefault="00387237">
      <w:pPr>
        <w:pStyle w:val="normal0"/>
        <w:spacing w:line="360" w:lineRule="auto"/>
        <w:rPr>
          <w:ins w:id="330" w:author="Joey Bernhardt" w:date="2015-12-16T12:48:00Z"/>
          <w:rFonts w:ascii="Times New Roman" w:eastAsia="Times New Roman" w:hAnsi="Times New Roman" w:cs="Times New Roman"/>
          <w:sz w:val="24"/>
          <w:szCs w:val="24"/>
        </w:rPr>
      </w:pPr>
      <w:ins w:id="331" w:author="Joey Bernhardt" w:date="2015-12-16T09:30:00Z">
        <w:r w:rsidRPr="00DC1B3B">
          <w:rPr>
            <w:rFonts w:ascii="Times New Roman" w:eastAsia="Times New Roman" w:hAnsi="Times New Roman" w:cs="Times New Roman"/>
            <w:sz w:val="24"/>
            <w:szCs w:val="24"/>
          </w:rPr>
          <w:t>Need a stronger stoichiometric framework for micronutrients.</w:t>
        </w:r>
      </w:ins>
    </w:p>
    <w:p w14:paraId="36C1E1A4" w14:textId="77777777" w:rsidR="00E0744F" w:rsidRPr="00DC1B3B" w:rsidRDefault="00E0744F">
      <w:pPr>
        <w:pStyle w:val="normal0"/>
        <w:spacing w:line="360" w:lineRule="auto"/>
        <w:rPr>
          <w:ins w:id="332" w:author="Joey Bernhardt" w:date="2015-12-16T12:48:00Z"/>
          <w:rFonts w:ascii="Times New Roman" w:eastAsia="Times New Roman" w:hAnsi="Times New Roman" w:cs="Times New Roman"/>
          <w:sz w:val="24"/>
          <w:szCs w:val="24"/>
        </w:rPr>
      </w:pPr>
    </w:p>
    <w:p w14:paraId="46FA337C" w14:textId="0795ECE6" w:rsidR="00E0744F" w:rsidRPr="00DC1B3B" w:rsidRDefault="00E0744F">
      <w:pPr>
        <w:pStyle w:val="normal0"/>
        <w:spacing w:line="360" w:lineRule="auto"/>
        <w:rPr>
          <w:ins w:id="333" w:author="Joey Bernhardt" w:date="2015-12-16T09:30:00Z"/>
          <w:rFonts w:ascii="Times New Roman" w:eastAsia="Times New Roman" w:hAnsi="Times New Roman" w:cs="Times New Roman"/>
          <w:sz w:val="24"/>
          <w:szCs w:val="24"/>
        </w:rPr>
      </w:pPr>
      <w:ins w:id="334" w:author="Joey Bernhardt" w:date="2015-12-16T12:48:00Z">
        <w:r w:rsidRPr="00DC1B3B">
          <w:rPr>
            <w:rFonts w:ascii="Times New Roman" w:eastAsia="Times New Roman" w:hAnsi="Times New Roman" w:cs="Times New Roman"/>
            <w:sz w:val="24"/>
            <w:szCs w:val="24"/>
          </w:rPr>
          <w:t>Broader impact: food security and climate change</w:t>
        </w:r>
      </w:ins>
    </w:p>
    <w:p w14:paraId="440AA002" w14:textId="77777777" w:rsidR="00387237" w:rsidRPr="00DC1B3B" w:rsidRDefault="00387237">
      <w:pPr>
        <w:pStyle w:val="normal0"/>
        <w:spacing w:line="360" w:lineRule="auto"/>
        <w:rPr>
          <w:ins w:id="335" w:author="Joey Bernhardt" w:date="2015-12-16T12:56:00Z"/>
          <w:rFonts w:ascii="Times New Roman" w:eastAsia="Times New Roman" w:hAnsi="Times New Roman" w:cs="Times New Roman"/>
          <w:sz w:val="24"/>
          <w:szCs w:val="24"/>
        </w:rPr>
      </w:pPr>
    </w:p>
    <w:p w14:paraId="4BA3B0BE" w14:textId="77777777" w:rsidR="001D3275" w:rsidRPr="00DC1B3B" w:rsidRDefault="001D3275">
      <w:pPr>
        <w:pStyle w:val="normal0"/>
        <w:spacing w:line="360" w:lineRule="auto"/>
        <w:rPr>
          <w:ins w:id="336" w:author="Joey Bernhardt" w:date="2015-12-16T12:56:00Z"/>
          <w:rFonts w:ascii="Times New Roman" w:eastAsia="Times New Roman" w:hAnsi="Times New Roman" w:cs="Times New Roman"/>
          <w:sz w:val="24"/>
          <w:szCs w:val="24"/>
        </w:rPr>
      </w:pPr>
    </w:p>
    <w:p w14:paraId="29C61375" w14:textId="77777777" w:rsidR="001D3275" w:rsidRPr="00DC1B3B" w:rsidRDefault="001D3275">
      <w:pPr>
        <w:pStyle w:val="normal0"/>
        <w:spacing w:line="360" w:lineRule="auto"/>
        <w:rPr>
          <w:rFonts w:ascii="Times New Roman" w:eastAsia="Times New Roman" w:hAnsi="Times New Roman" w:cs="Times New Roman"/>
          <w:sz w:val="24"/>
          <w:szCs w:val="24"/>
        </w:rPr>
      </w:pPr>
    </w:p>
    <w:p w14:paraId="11B55083" w14:textId="178B9E58" w:rsidR="00A91F6C" w:rsidRPr="00DC1B3B" w:rsidRDefault="00A91F6C">
      <w:pPr>
        <w:pStyle w:val="normal0"/>
        <w:spacing w:line="360" w:lineRule="auto"/>
        <w:rPr>
          <w:rFonts w:ascii="Times New Roman" w:hAnsi="Times New Roman" w:cs="Times New Roman"/>
          <w:sz w:val="24"/>
          <w:szCs w:val="24"/>
          <w:rPrChange w:id="337" w:author="Joey Bernhardt" w:date="2015-12-18T16:08:00Z">
            <w:rPr/>
          </w:rPrChange>
        </w:rPr>
      </w:pPr>
      <w:r w:rsidRPr="00DC1B3B">
        <w:rPr>
          <w:rFonts w:ascii="Times New Roman" w:eastAsia="Times New Roman" w:hAnsi="Times New Roman" w:cs="Times New Roman"/>
          <w:b/>
          <w:sz w:val="24"/>
          <w:szCs w:val="24"/>
        </w:rPr>
        <w:t xml:space="preserve">The two axes that most strongly control nutritional content of the edible portion are body size and latitude. In order to meet at least 25% of RDI for a range of nutrients, species must be XX size </w:t>
      </w:r>
      <w:commentRangeStart w:id="338"/>
      <w:r w:rsidRPr="00DC1B3B">
        <w:rPr>
          <w:rFonts w:ascii="Times New Roman" w:eastAsia="Times New Roman" w:hAnsi="Times New Roman" w:cs="Times New Roman"/>
          <w:b/>
          <w:sz w:val="24"/>
          <w:szCs w:val="24"/>
        </w:rPr>
        <w:t>and</w:t>
      </w:r>
      <w:commentRangeEnd w:id="338"/>
      <w:r w:rsidRPr="00DC1B3B">
        <w:rPr>
          <w:rFonts w:ascii="Times New Roman" w:hAnsi="Times New Roman" w:cs="Times New Roman"/>
          <w:sz w:val="24"/>
          <w:szCs w:val="24"/>
          <w:rPrChange w:id="339" w:author="Joey Bernhardt" w:date="2015-12-18T16:08:00Z">
            <w:rPr/>
          </w:rPrChange>
        </w:rPr>
        <w:commentReference w:id="338"/>
      </w:r>
      <w:r w:rsidRPr="00DC1B3B">
        <w:rPr>
          <w:rFonts w:ascii="Times New Roman" w:eastAsia="Times New Roman" w:hAnsi="Times New Roman" w:cs="Times New Roman"/>
          <w:b/>
          <w:sz w:val="24"/>
          <w:szCs w:val="24"/>
        </w:rPr>
        <w:t xml:space="preserve"> come from XX latitude. For calcium, all species that contain 25% of RDI in one portion are 6.43kg or smaller. </w:t>
      </w:r>
      <w:r w:rsidRPr="00DC1B3B">
        <w:rPr>
          <w:rFonts w:ascii="Times New Roman" w:eastAsia="Times New Roman" w:hAnsi="Times New Roman" w:cs="Times New Roman"/>
          <w:sz w:val="24"/>
          <w:szCs w:val="24"/>
        </w:rPr>
        <w:t xml:space="preserve">In contrast to much of the existing work on stoichiometry in fishes, which address patterns of </w:t>
      </w:r>
      <w:proofErr w:type="spellStart"/>
      <w:r w:rsidRPr="00DC1B3B">
        <w:rPr>
          <w:rFonts w:ascii="Times New Roman" w:eastAsia="Times New Roman" w:hAnsi="Times New Roman" w:cs="Times New Roman"/>
          <w:sz w:val="24"/>
          <w:szCs w:val="24"/>
        </w:rPr>
        <w:t>macroelement</w:t>
      </w:r>
      <w:proofErr w:type="spellEnd"/>
      <w:r w:rsidRPr="00DC1B3B">
        <w:rPr>
          <w:rFonts w:ascii="Times New Roman" w:eastAsia="Times New Roman" w:hAnsi="Times New Roman" w:cs="Times New Roman"/>
          <w:sz w:val="24"/>
          <w:szCs w:val="24"/>
        </w:rPr>
        <w:t xml:space="preserve"> and macronutrient variability, here we studied variability in </w:t>
      </w:r>
      <w:proofErr w:type="spellStart"/>
      <w:r w:rsidRPr="00DC1B3B">
        <w:rPr>
          <w:rFonts w:ascii="Times New Roman" w:eastAsia="Times New Roman" w:hAnsi="Times New Roman" w:cs="Times New Roman"/>
          <w:sz w:val="24"/>
          <w:szCs w:val="24"/>
        </w:rPr>
        <w:t>microelemental</w:t>
      </w:r>
      <w:proofErr w:type="spellEnd"/>
      <w:r w:rsidRPr="00DC1B3B">
        <w:rPr>
          <w:rFonts w:ascii="Times New Roman" w:eastAsia="Times New Roman" w:hAnsi="Times New Roman" w:cs="Times New Roman"/>
          <w:sz w:val="24"/>
          <w:szCs w:val="24"/>
        </w:rPr>
        <w:t xml:space="preserve"> composition. We found even greater levels of variability in micronutrient stoichiometry than have been documented in the literature for </w:t>
      </w:r>
      <w:proofErr w:type="spellStart"/>
      <w:r w:rsidRPr="00DC1B3B">
        <w:rPr>
          <w:rFonts w:ascii="Times New Roman" w:eastAsia="Times New Roman" w:hAnsi="Times New Roman" w:cs="Times New Roman"/>
          <w:sz w:val="24"/>
          <w:szCs w:val="24"/>
        </w:rPr>
        <w:t>macroelements</w:t>
      </w:r>
      <w:proofErr w:type="spellEnd"/>
      <w:r w:rsidRPr="00DC1B3B">
        <w:rPr>
          <w:rFonts w:ascii="Times New Roman" w:eastAsia="Times New Roman" w:hAnsi="Times New Roman" w:cs="Times New Roman"/>
          <w:sz w:val="24"/>
          <w:szCs w:val="24"/>
        </w:rPr>
        <w:t>.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t>
      </w:r>
    </w:p>
    <w:p w14:paraId="22D2F2B2" w14:textId="77777777" w:rsidR="00A91F6C" w:rsidRPr="00DC1B3B" w:rsidRDefault="00A91F6C">
      <w:pPr>
        <w:spacing w:line="360" w:lineRule="auto"/>
        <w:rPr>
          <w:rFonts w:ascii="Times New Roman" w:hAnsi="Times New Roman" w:cs="Times New Roman"/>
          <w:b/>
        </w:rPr>
        <w:pPrChange w:id="340" w:author="Joey Bernhardt" w:date="2015-12-18T16:24:00Z">
          <w:pPr/>
        </w:pPrChange>
      </w:pPr>
    </w:p>
    <w:p w14:paraId="68BF56A6" w14:textId="6FFDDE11" w:rsidR="00EE6A99" w:rsidRPr="00DC1B3B" w:rsidRDefault="00EE6A99">
      <w:pPr>
        <w:pStyle w:val="normal0"/>
        <w:spacing w:line="360" w:lineRule="auto"/>
        <w:rPr>
          <w:rFonts w:ascii="Times New Roman" w:hAnsi="Times New Roman" w:cs="Times New Roman"/>
          <w:sz w:val="24"/>
          <w:szCs w:val="24"/>
          <w:rPrChange w:id="341" w:author="Joey Bernhardt" w:date="2015-12-18T16:08:00Z">
            <w:rPr/>
          </w:rPrChange>
        </w:rPr>
      </w:pPr>
      <w:r w:rsidRPr="00DC1B3B">
        <w:rPr>
          <w:rFonts w:ascii="Times New Roman" w:eastAsia="Times New Roman" w:hAnsi="Times New Roman" w:cs="Times New Roman"/>
          <w:sz w:val="24"/>
          <w:szCs w:val="24"/>
        </w:rPr>
        <w: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t>
      </w:r>
    </w:p>
    <w:p w14:paraId="0EAEF37A" w14:textId="77777777" w:rsidR="00EE6A99" w:rsidRPr="00DC1B3B" w:rsidRDefault="00EE6A99">
      <w:pPr>
        <w:spacing w:line="360" w:lineRule="auto"/>
        <w:rPr>
          <w:ins w:id="342" w:author="Joey Bernhardt" w:date="2015-12-16T09:27:00Z"/>
          <w:rFonts w:ascii="Times New Roman" w:hAnsi="Times New Roman" w:cs="Times New Roman"/>
          <w:b/>
        </w:rPr>
        <w:pPrChange w:id="343" w:author="Joey Bernhardt" w:date="2015-12-18T16:24:00Z">
          <w:pPr/>
        </w:pPrChange>
      </w:pPr>
    </w:p>
    <w:p w14:paraId="10A8CC32" w14:textId="589D55F9" w:rsidR="001420E8" w:rsidRPr="00DC1B3B" w:rsidRDefault="001420E8">
      <w:pPr>
        <w:spacing w:line="360" w:lineRule="auto"/>
        <w:rPr>
          <w:ins w:id="344" w:author="Joey Bernhardt" w:date="2015-12-16T09:27:00Z"/>
          <w:rFonts w:ascii="Times New Roman" w:hAnsi="Times New Roman" w:cs="Times New Roman"/>
          <w:b/>
        </w:rPr>
        <w:pPrChange w:id="345" w:author="Joey Bernhardt" w:date="2015-12-18T16:24:00Z">
          <w:pPr/>
        </w:pPrChange>
      </w:pPr>
      <w:ins w:id="346" w:author="Joey Bernhardt" w:date="2015-12-16T09:27:00Z">
        <w:r w:rsidRPr="00DC1B3B">
          <w:rPr>
            <w:rFonts w:ascii="Times New Roman" w:hAnsi="Times New Roman" w:cs="Times New Roman"/>
            <w:b/>
          </w:rPr>
          <w:t>List of figures:</w:t>
        </w:r>
      </w:ins>
    </w:p>
    <w:p w14:paraId="5CDE295A" w14:textId="35D7E6E6" w:rsidR="00E0744F" w:rsidRDefault="00E0744F">
      <w:pPr>
        <w:pStyle w:val="ListParagraph"/>
        <w:numPr>
          <w:ilvl w:val="0"/>
          <w:numId w:val="3"/>
        </w:numPr>
        <w:spacing w:line="360" w:lineRule="auto"/>
        <w:rPr>
          <w:ins w:id="347" w:author="Joey Bernhardt" w:date="2015-12-18T17:41:00Z"/>
          <w:rFonts w:ascii="Times New Roman" w:hAnsi="Times New Roman" w:cs="Times New Roman"/>
          <w:b/>
        </w:rPr>
        <w:pPrChange w:id="348" w:author="Joey Bernhardt" w:date="2015-12-18T16:24:00Z">
          <w:pPr/>
        </w:pPrChange>
      </w:pPr>
      <w:ins w:id="349" w:author="Joey Bernhardt" w:date="2015-12-16T12:47:00Z">
        <w:r w:rsidRPr="00DC1B3B">
          <w:rPr>
            <w:rFonts w:ascii="Times New Roman" w:hAnsi="Times New Roman" w:cs="Times New Roman"/>
            <w:b/>
          </w:rPr>
          <w:t>Boxplot of nutrient concentrations, raw and in terms of DRI</w:t>
        </w:r>
      </w:ins>
    </w:p>
    <w:p w14:paraId="32F3B383" w14:textId="5A2128E7" w:rsidR="00700CED" w:rsidRPr="00700CED" w:rsidRDefault="00700CED">
      <w:pPr>
        <w:spacing w:line="360" w:lineRule="auto"/>
        <w:rPr>
          <w:ins w:id="350" w:author="Joey Bernhardt" w:date="2015-12-16T12:57:00Z"/>
          <w:rFonts w:ascii="Times New Roman" w:hAnsi="Times New Roman" w:cs="Times New Roman"/>
          <w:b/>
        </w:rPr>
        <w:pPrChange w:id="351" w:author="Joey Bernhardt" w:date="2015-12-18T17:41:00Z">
          <w:pPr/>
        </w:pPrChange>
      </w:pPr>
      <w:ins w:id="352" w:author="Joey Bernhardt" w:date="2015-12-18T17:42:00Z">
        <w:r>
          <w:rPr>
            <w:rFonts w:ascii="Times New Roman" w:hAnsi="Times New Roman" w:cs="Times New Roman"/>
            <w:b/>
            <w:noProof/>
            <w:lang w:val="en-US"/>
            <w:rPrChange w:id="353" w:author="Unknown">
              <w:rPr>
                <w:noProof/>
                <w:lang w:val="en-US"/>
              </w:rPr>
            </w:rPrChange>
          </w:rPr>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ins>
    </w:p>
    <w:p w14:paraId="2EE52E5F" w14:textId="6ED8BAB3" w:rsidR="001D3275" w:rsidRDefault="001D3275">
      <w:pPr>
        <w:pStyle w:val="ListParagraph"/>
        <w:numPr>
          <w:ilvl w:val="0"/>
          <w:numId w:val="3"/>
        </w:numPr>
        <w:spacing w:line="360" w:lineRule="auto"/>
        <w:rPr>
          <w:ins w:id="354" w:author="Joey Bernhardt" w:date="2015-12-18T17:43:00Z"/>
          <w:rFonts w:ascii="Times New Roman" w:hAnsi="Times New Roman" w:cs="Times New Roman"/>
          <w:b/>
        </w:rPr>
        <w:pPrChange w:id="355" w:author="Joey Bernhardt" w:date="2015-12-18T16:24:00Z">
          <w:pPr/>
        </w:pPrChange>
      </w:pPr>
      <w:ins w:id="356" w:author="Joey Bernhardt" w:date="2015-12-16T12:57:00Z">
        <w:r w:rsidRPr="00DC1B3B">
          <w:rPr>
            <w:rFonts w:ascii="Times New Roman" w:hAnsi="Times New Roman" w:cs="Times New Roman"/>
            <w:b/>
          </w:rPr>
          <w:t>Figure that shows proportion of body consumed and number of DRI targets</w:t>
        </w:r>
      </w:ins>
    </w:p>
    <w:p w14:paraId="514526D5" w14:textId="149B2262" w:rsidR="00700CED" w:rsidRPr="00700CED" w:rsidRDefault="00700CED">
      <w:pPr>
        <w:spacing w:line="360" w:lineRule="auto"/>
        <w:rPr>
          <w:ins w:id="357" w:author="Joey Bernhardt" w:date="2015-12-16T12:47:00Z"/>
          <w:rFonts w:ascii="Times New Roman" w:hAnsi="Times New Roman" w:cs="Times New Roman"/>
          <w:b/>
        </w:rPr>
        <w:pPrChange w:id="358" w:author="Joey Bernhardt" w:date="2015-12-18T17:43:00Z">
          <w:pPr/>
        </w:pPrChange>
      </w:pPr>
      <w:ins w:id="359" w:author="Joey Bernhardt" w:date="2015-12-18T17:43:00Z">
        <w:r>
          <w:rPr>
            <w:rFonts w:ascii="Times New Roman" w:hAnsi="Times New Roman" w:cs="Times New Roman"/>
            <w:b/>
            <w:noProof/>
            <w:lang w:val="en-US"/>
            <w:rPrChange w:id="360" w:author="Unknown">
              <w:rPr>
                <w:noProof/>
                <w:lang w:val="en-US"/>
              </w:rPr>
            </w:rPrChange>
          </w:rPr>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ins>
    </w:p>
    <w:p w14:paraId="36AE5270" w14:textId="74948534" w:rsidR="001420E8" w:rsidRDefault="001420E8">
      <w:pPr>
        <w:pStyle w:val="ListParagraph"/>
        <w:numPr>
          <w:ilvl w:val="0"/>
          <w:numId w:val="3"/>
        </w:numPr>
        <w:spacing w:line="360" w:lineRule="auto"/>
        <w:rPr>
          <w:ins w:id="361" w:author="Joey Bernhardt" w:date="2015-12-19T09:08:00Z"/>
          <w:rFonts w:ascii="Times New Roman" w:hAnsi="Times New Roman" w:cs="Times New Roman"/>
          <w:b/>
        </w:rPr>
        <w:pPrChange w:id="362" w:author="Joey Bernhardt" w:date="2015-12-18T16:24:00Z">
          <w:pPr/>
        </w:pPrChange>
      </w:pPr>
      <w:proofErr w:type="gramStart"/>
      <w:ins w:id="363" w:author="Joey Bernhardt" w:date="2015-12-16T09:27:00Z">
        <w:r w:rsidRPr="00DC1B3B">
          <w:rPr>
            <w:rFonts w:ascii="Times New Roman" w:hAnsi="Times New Roman" w:cs="Times New Roman"/>
            <w:b/>
            <w:rPrChange w:id="364" w:author="Joey Bernhardt" w:date="2015-12-18T16:08:00Z">
              <w:rPr/>
            </w:rPrChange>
          </w:rPr>
          <w:t>nutrient</w:t>
        </w:r>
        <w:proofErr w:type="gramEnd"/>
        <w:r w:rsidRPr="00DC1B3B">
          <w:rPr>
            <w:rFonts w:ascii="Times New Roman" w:hAnsi="Times New Roman" w:cs="Times New Roman"/>
            <w:b/>
            <w:rPrChange w:id="365" w:author="Joey Bernhardt" w:date="2015-12-18T16:08:00Z">
              <w:rPr/>
            </w:rPrChange>
          </w:rPr>
          <w:t xml:space="preserve"> accumulation curve</w:t>
        </w:r>
      </w:ins>
    </w:p>
    <w:p w14:paraId="028A34B1" w14:textId="7D37B92B" w:rsidR="00932779" w:rsidRPr="00DC1B3B" w:rsidRDefault="00825FEB">
      <w:pPr>
        <w:pStyle w:val="ListParagraph"/>
        <w:spacing w:line="360" w:lineRule="auto"/>
        <w:rPr>
          <w:ins w:id="366" w:author="Joey Bernhardt" w:date="2015-12-16T09:27:00Z"/>
          <w:rFonts w:ascii="Times New Roman" w:hAnsi="Times New Roman" w:cs="Times New Roman"/>
          <w:b/>
          <w:rPrChange w:id="367" w:author="Joey Bernhardt" w:date="2015-12-18T16:08:00Z">
            <w:rPr>
              <w:ins w:id="368" w:author="Joey Bernhardt" w:date="2015-12-16T09:27:00Z"/>
            </w:rPr>
          </w:rPrChange>
        </w:rPr>
        <w:pPrChange w:id="369" w:author="Joey Bernhardt" w:date="2015-12-19T09:08:00Z">
          <w:pPr/>
        </w:pPrChange>
      </w:pPr>
      <w:ins w:id="370" w:author="Joey Bernhardt" w:date="2015-12-22T10:45:00Z">
        <w:r>
          <w:rPr>
            <w:rFonts w:ascii="Times New Roman" w:hAnsi="Times New Roman" w:cs="Times New Roman"/>
            <w:b/>
            <w:noProof/>
            <w:lang w:val="en-US"/>
          </w:rPr>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Pr>
            <w:rFonts w:ascii="Times New Roman" w:hAnsi="Times New Roman" w:cs="Times New Roman"/>
            <w:b/>
            <w:noProof/>
            <w:lang w:val="en-US"/>
          </w:rPr>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26F80FA5" w14:textId="2BC46E92" w:rsidR="001420E8" w:rsidRPr="00DC1B3B" w:rsidRDefault="001420E8">
      <w:pPr>
        <w:pStyle w:val="ListParagraph"/>
        <w:numPr>
          <w:ilvl w:val="0"/>
          <w:numId w:val="3"/>
        </w:numPr>
        <w:spacing w:line="360" w:lineRule="auto"/>
        <w:rPr>
          <w:ins w:id="371" w:author="Joey Bernhardt" w:date="2015-12-16T09:27:00Z"/>
          <w:rFonts w:ascii="Times New Roman" w:hAnsi="Times New Roman" w:cs="Times New Roman"/>
          <w:b/>
        </w:rPr>
        <w:pPrChange w:id="372" w:author="Joey Bernhardt" w:date="2015-12-18T16:24:00Z">
          <w:pPr/>
        </w:pPrChange>
      </w:pPr>
      <w:proofErr w:type="spellStart"/>
      <w:proofErr w:type="gramStart"/>
      <w:ins w:id="373" w:author="Joey Bernhardt" w:date="2015-12-16T09:27:00Z">
        <w:r w:rsidRPr="00DC1B3B">
          <w:rPr>
            <w:rFonts w:ascii="Times New Roman" w:hAnsi="Times New Roman" w:cs="Times New Roman"/>
            <w:b/>
          </w:rPr>
          <w:t>nmds</w:t>
        </w:r>
        <w:proofErr w:type="spellEnd"/>
        <w:proofErr w:type="gramEnd"/>
        <w:r w:rsidRPr="00DC1B3B">
          <w:rPr>
            <w:rFonts w:ascii="Times New Roman" w:hAnsi="Times New Roman" w:cs="Times New Roman"/>
            <w:b/>
          </w:rPr>
          <w:t xml:space="preserve"> plot</w:t>
        </w:r>
      </w:ins>
    </w:p>
    <w:p w14:paraId="13E8D76B" w14:textId="314FF99E" w:rsidR="001420E8" w:rsidRDefault="001420E8">
      <w:pPr>
        <w:pStyle w:val="ListParagraph"/>
        <w:numPr>
          <w:ilvl w:val="0"/>
          <w:numId w:val="3"/>
        </w:numPr>
        <w:spacing w:line="360" w:lineRule="auto"/>
        <w:rPr>
          <w:ins w:id="374" w:author="Joey Bernhardt" w:date="2015-12-22T10:52:00Z"/>
          <w:rFonts w:ascii="Times New Roman" w:hAnsi="Times New Roman" w:cs="Times New Roman"/>
          <w:b/>
        </w:rPr>
        <w:pPrChange w:id="375" w:author="Joey Bernhardt" w:date="2015-12-18T16:24:00Z">
          <w:pPr/>
        </w:pPrChange>
      </w:pPr>
      <w:proofErr w:type="gramStart"/>
      <w:ins w:id="376" w:author="Joey Bernhardt" w:date="2015-12-16T09:28:00Z">
        <w:r w:rsidRPr="00DC1B3B">
          <w:rPr>
            <w:rFonts w:ascii="Times New Roman" w:hAnsi="Times New Roman" w:cs="Times New Roman"/>
            <w:b/>
          </w:rPr>
          <w:t>coefficient</w:t>
        </w:r>
        <w:proofErr w:type="gramEnd"/>
        <w:r w:rsidRPr="00DC1B3B">
          <w:rPr>
            <w:rFonts w:ascii="Times New Roman" w:hAnsi="Times New Roman" w:cs="Times New Roman"/>
            <w:b/>
          </w:rPr>
          <w:t xml:space="preserve"> plot for some nutrients or traits across nutrients</w:t>
        </w:r>
      </w:ins>
    </w:p>
    <w:p w14:paraId="1C6F6BB6" w14:textId="147ED85F" w:rsidR="00825FEB" w:rsidRPr="00DC1B3B" w:rsidRDefault="00825FEB" w:rsidP="00825FEB">
      <w:pPr>
        <w:pStyle w:val="ListParagraph"/>
        <w:spacing w:line="360" w:lineRule="auto"/>
        <w:rPr>
          <w:ins w:id="377" w:author="Joey Bernhardt" w:date="2015-12-16T09:28:00Z"/>
          <w:rFonts w:ascii="Times New Roman" w:hAnsi="Times New Roman" w:cs="Times New Roman"/>
          <w:b/>
        </w:rPr>
        <w:pPrChange w:id="378" w:author="Joey Bernhardt" w:date="2015-12-22T10:52:00Z">
          <w:pPr/>
        </w:pPrChange>
      </w:pPr>
      <w:ins w:id="379" w:author="Joey Bernhardt" w:date="2015-12-22T10:53:00Z">
        <w:r>
          <w:rPr>
            <w:rFonts w:ascii="Times New Roman" w:hAnsi="Times New Roman" w:cs="Times New Roman"/>
            <w:b/>
            <w:noProof/>
            <w:lang w:val="en-US"/>
          </w:rPr>
          <w:drawing>
            <wp:inline distT="0" distB="0" distL="0" distR="0" wp14:anchorId="543298B5" wp14:editId="42716D67">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ins>
    </w:p>
    <w:p w14:paraId="29D2B17B" w14:textId="1A1A87BA" w:rsidR="001420E8" w:rsidRPr="00DC1B3B" w:rsidRDefault="001420E8">
      <w:pPr>
        <w:pStyle w:val="ListParagraph"/>
        <w:numPr>
          <w:ilvl w:val="0"/>
          <w:numId w:val="3"/>
        </w:numPr>
        <w:spacing w:line="360" w:lineRule="auto"/>
        <w:rPr>
          <w:ins w:id="380" w:author="Joey Bernhardt" w:date="2015-12-16T09:28:00Z"/>
          <w:rFonts w:ascii="Times New Roman" w:hAnsi="Times New Roman" w:cs="Times New Roman"/>
          <w:b/>
        </w:rPr>
        <w:pPrChange w:id="381" w:author="Joey Bernhardt" w:date="2015-12-18T16:24:00Z">
          <w:pPr/>
        </w:pPrChange>
      </w:pPr>
      <w:proofErr w:type="gramStart"/>
      <w:ins w:id="382" w:author="Joey Bernhardt" w:date="2015-12-16T09:28:00Z">
        <w:r w:rsidRPr="00DC1B3B">
          <w:rPr>
            <w:rFonts w:ascii="Times New Roman" w:hAnsi="Times New Roman" w:cs="Times New Roman"/>
            <w:b/>
          </w:rPr>
          <w:t>map</w:t>
        </w:r>
        <w:proofErr w:type="gramEnd"/>
        <w:r w:rsidRPr="00DC1B3B">
          <w:rPr>
            <w:rFonts w:ascii="Times New Roman" w:hAnsi="Times New Roman" w:cs="Times New Roman"/>
            <w:b/>
          </w:rPr>
          <w:t xml:space="preserve"> of sampling locations</w:t>
        </w:r>
      </w:ins>
    </w:p>
    <w:p w14:paraId="164CC47C" w14:textId="41DED3C8" w:rsidR="001420E8" w:rsidRPr="00DC1B3B" w:rsidRDefault="00825FEB">
      <w:pPr>
        <w:pStyle w:val="ListParagraph"/>
        <w:spacing w:line="360" w:lineRule="auto"/>
        <w:rPr>
          <w:ins w:id="383" w:author="Joey Bernhardt" w:date="2015-12-16T09:29:00Z"/>
          <w:rFonts w:ascii="Times New Roman" w:hAnsi="Times New Roman" w:cs="Times New Roman"/>
          <w:b/>
        </w:rPr>
        <w:pPrChange w:id="384" w:author="Joey Bernhardt" w:date="2015-12-18T16:24:00Z">
          <w:pPr/>
        </w:pPrChange>
      </w:pPr>
      <w:ins w:id="385" w:author="Joey Bernhardt" w:date="2015-12-22T10:52:00Z">
        <w:r>
          <w:rPr>
            <w:rFonts w:ascii="Times New Roman" w:hAnsi="Times New Roman" w:cs="Times New Roman"/>
            <w:b/>
            <w:noProof/>
            <w:lang w:val="en-US"/>
          </w:rPr>
          <w:drawing>
            <wp:inline distT="0" distB="0" distL="0" distR="0" wp14:anchorId="4C3002D0" wp14:editId="6E40AAA1">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06D5AF05" w14:textId="217D3088" w:rsidR="001420E8" w:rsidRPr="00DC1B3B" w:rsidRDefault="001420E8">
      <w:pPr>
        <w:pStyle w:val="ListParagraph"/>
        <w:spacing w:line="360" w:lineRule="auto"/>
        <w:rPr>
          <w:ins w:id="386" w:author="Joey Bernhardt" w:date="2015-12-16T09:29:00Z"/>
          <w:rFonts w:ascii="Times New Roman" w:hAnsi="Times New Roman" w:cs="Times New Roman"/>
          <w:b/>
        </w:rPr>
        <w:pPrChange w:id="387" w:author="Joey Bernhardt" w:date="2015-12-18T16:24:00Z">
          <w:pPr/>
        </w:pPrChange>
      </w:pPr>
      <w:ins w:id="388" w:author="Joey Bernhardt" w:date="2015-12-16T09:29:00Z">
        <w:r w:rsidRPr="00DC1B3B">
          <w:rPr>
            <w:rFonts w:ascii="Times New Roman" w:hAnsi="Times New Roman" w:cs="Times New Roman"/>
            <w:b/>
          </w:rPr>
          <w:t>Tables:</w:t>
        </w:r>
      </w:ins>
    </w:p>
    <w:p w14:paraId="4EA816BD" w14:textId="60AF137A" w:rsidR="001420E8" w:rsidRPr="00DC1B3B" w:rsidRDefault="001420E8">
      <w:pPr>
        <w:pStyle w:val="ListParagraph"/>
        <w:numPr>
          <w:ilvl w:val="0"/>
          <w:numId w:val="4"/>
        </w:numPr>
        <w:spacing w:line="360" w:lineRule="auto"/>
        <w:rPr>
          <w:ins w:id="389" w:author="Joey Bernhardt" w:date="2015-12-16T09:29:00Z"/>
          <w:rFonts w:ascii="Times New Roman" w:hAnsi="Times New Roman" w:cs="Times New Roman"/>
          <w:b/>
        </w:rPr>
        <w:pPrChange w:id="390" w:author="Joey Bernhardt" w:date="2015-12-18T16:24:00Z">
          <w:pPr/>
        </w:pPrChange>
      </w:pPr>
      <w:ins w:id="391" w:author="Joey Bernhardt" w:date="2015-12-16T09:29:00Z">
        <w:r w:rsidRPr="00DC1B3B">
          <w:rPr>
            <w:rFonts w:ascii="Times New Roman" w:hAnsi="Times New Roman" w:cs="Times New Roman"/>
            <w:b/>
          </w:rPr>
          <w:t>Micronutrients in seafood: their roles in physiology and human health</w:t>
        </w:r>
      </w:ins>
    </w:p>
    <w:p w14:paraId="5ABBA7B9" w14:textId="77777777" w:rsidR="001420E8" w:rsidRPr="00DC1B3B" w:rsidRDefault="001420E8">
      <w:pPr>
        <w:pStyle w:val="ListParagraph"/>
        <w:numPr>
          <w:ilvl w:val="0"/>
          <w:numId w:val="4"/>
        </w:numPr>
        <w:spacing w:line="360" w:lineRule="auto"/>
        <w:rPr>
          <w:rFonts w:ascii="Times New Roman" w:hAnsi="Times New Roman" w:cs="Times New Roman"/>
          <w:b/>
          <w:rPrChange w:id="392" w:author="Joey Bernhardt" w:date="2015-12-18T16:08:00Z">
            <w:rPr/>
          </w:rPrChange>
        </w:rPr>
        <w:pPrChange w:id="393" w:author="Joey Bernhardt" w:date="2015-12-18T16:24:00Z">
          <w:pPr/>
        </w:pPrChange>
      </w:pPr>
    </w:p>
    <w:sectPr w:rsidR="001420E8" w:rsidRPr="00DC1B3B" w:rsidSect="00C1503E">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O'Connor" w:date="2015-12-14T13:41:00Z" w:initials="MO">
    <w:p w14:paraId="12406544" w14:textId="6A34ABAC" w:rsidR="006478BF" w:rsidRDefault="006478BF">
      <w:pPr>
        <w:pStyle w:val="CommentText"/>
      </w:pPr>
      <w:r>
        <w:rPr>
          <w:rStyle w:val="CommentReference"/>
        </w:rPr>
        <w:annotationRef/>
      </w:r>
      <w:r>
        <w:t>I haven’t read the whole outline yet, but I think this abstract could focus even more on the basic point of human well-being, in this case, is estimated through the edible portion, which is not a random sample of each fish. So linking functional traits to human nutrient content requires this additional step of identifying the edible portion. You could cut the mollusk part to save space.</w:t>
      </w:r>
    </w:p>
  </w:comment>
  <w:comment w:id="113" w:author="Joey Bernhardt" w:date="2015-12-18T16:06:00Z" w:initials="JB">
    <w:p w14:paraId="150AA229" w14:textId="77777777" w:rsidR="006478BF" w:rsidRDefault="006478BF" w:rsidP="00DC1B3B">
      <w:pPr>
        <w:rPr>
          <w:rFonts w:ascii="Times New Roman" w:eastAsia="Times New Roman" w:hAnsi="Times New Roman" w:cs="Times New Roman"/>
          <w:b/>
        </w:rPr>
      </w:pPr>
      <w:ins w:id="117" w:author="Joey Bernhardt" w:date="2015-12-18T16:06:00Z">
        <w:r>
          <w:rPr>
            <w:rStyle w:val="CommentReference"/>
          </w:rPr>
          <w:annotationRef/>
        </w:r>
      </w:ins>
      <w:r>
        <w:rPr>
          <w:rFonts w:ascii="Times New Roman" w:eastAsia="Times New Roman" w:hAnsi="Times New Roman" w:cs="Times New Roman"/>
          <w:b/>
        </w:rPr>
        <w:t>Main questions and hypotheses:</w:t>
      </w:r>
    </w:p>
    <w:p w14:paraId="53FBA9B7" w14:textId="77777777" w:rsidR="006478BF" w:rsidRPr="006353BD" w:rsidRDefault="006478BF" w:rsidP="00DC1B3B">
      <w:pPr>
        <w:rPr>
          <w:rFonts w:ascii="Times New Roman" w:eastAsia="Times New Roman" w:hAnsi="Times New Roman" w:cs="Times New Roman"/>
          <w:b/>
        </w:rPr>
      </w:pPr>
    </w:p>
    <w:p w14:paraId="78AAB71E" w14:textId="77777777" w:rsidR="006478BF" w:rsidRDefault="006478BF" w:rsidP="00DC1B3B">
      <w:pPr>
        <w:rPr>
          <w:rFonts w:ascii="Times New Roman" w:hAnsi="Times New Roman" w:cs="Times New Roman"/>
          <w:b/>
        </w:rPr>
      </w:pPr>
      <w:r>
        <w:rPr>
          <w:rFonts w:ascii="Times New Roman" w:hAnsi="Times New Roman" w:cs="Times New Roman"/>
          <w:b/>
        </w:rPr>
        <w:t xml:space="preserve">1. What is the range of variability in the nutritional profile of edible portions across aquatic taxa? </w:t>
      </w:r>
    </w:p>
    <w:p w14:paraId="483FF621" w14:textId="77777777" w:rsidR="006478BF" w:rsidRDefault="006478BF" w:rsidP="00DC1B3B">
      <w:pPr>
        <w:rPr>
          <w:rFonts w:ascii="Times New Roman" w:hAnsi="Times New Roman" w:cs="Times New Roman"/>
          <w:b/>
        </w:rPr>
      </w:pPr>
      <w:r>
        <w:rPr>
          <w:rFonts w:ascii="Times New Roman" w:hAnsi="Times New Roman" w:cs="Times New Roman"/>
          <w:b/>
        </w:rPr>
        <w:t>2. Are ecological traits such as body size, trophic position or functional group correlated to nutritional profile?</w:t>
      </w:r>
    </w:p>
    <w:p w14:paraId="58D2301F" w14:textId="77777777" w:rsidR="006478BF" w:rsidRDefault="006478BF" w:rsidP="00DC1B3B">
      <w:pPr>
        <w:rPr>
          <w:rFonts w:ascii="Times New Roman" w:hAnsi="Times New Roman" w:cs="Times New Roman"/>
          <w:b/>
        </w:rPr>
      </w:pPr>
      <w:r>
        <w:rPr>
          <w:rFonts w:ascii="Times New Roman" w:hAnsi="Times New Roman" w:cs="Times New Roman"/>
          <w:b/>
        </w:rPr>
        <w:t>3. What is the contribution of functional group diversity or species diversity [in a multi-seafood species diet] to human nutritional benefits?</w:t>
      </w:r>
    </w:p>
    <w:p w14:paraId="128CF0D4" w14:textId="77777777" w:rsidR="006478BF" w:rsidRDefault="006478BF" w:rsidP="00DC1B3B"/>
    <w:p w14:paraId="01297062" w14:textId="2DC90D29" w:rsidR="006478BF" w:rsidRDefault="006478BF">
      <w:pPr>
        <w:pStyle w:val="CommentText"/>
      </w:pPr>
    </w:p>
  </w:comment>
  <w:comment w:id="141" w:author="Joey Bernhardt" w:date="2015-12-18T16:19:00Z" w:initials="JB">
    <w:p w14:paraId="37F44FE8" w14:textId="49CBF162" w:rsidR="006478BF" w:rsidRDefault="006478BF">
      <w:pPr>
        <w:pStyle w:val="CommentText"/>
      </w:pPr>
      <w:ins w:id="151" w:author="Joey Bernhardt" w:date="2015-12-18T16:19:00Z">
        <w:r>
          <w:rPr>
            <w:rStyle w:val="CommentReference"/>
          </w:rPr>
          <w:annotationRef/>
        </w:r>
      </w:ins>
      <w:r>
        <w:t>Ok definitely need to fins a better way to phrase this.</w:t>
      </w:r>
    </w:p>
  </w:comment>
  <w:comment w:id="177" w:author="Joey Bernhardt" w:date="2015-12-09T13:50:00Z" w:initials="JB">
    <w:p w14:paraId="4AA4AB77" w14:textId="04FC9DC4" w:rsidR="006478BF" w:rsidRDefault="006478BF">
      <w:pPr>
        <w:pStyle w:val="CommentText"/>
      </w:pPr>
      <w:r>
        <w:rPr>
          <w:rStyle w:val="CommentReference"/>
        </w:rPr>
        <w:annotationRef/>
      </w:r>
      <w:r>
        <w:t>From older version of paper, not sure this is so relevant here.</w:t>
      </w:r>
    </w:p>
  </w:comment>
  <w:comment w:id="182" w:author="Mary O'Connor" w:date="2015-12-09T13:47:00Z" w:initials="">
    <w:p w14:paraId="6ABED765" w14:textId="77777777" w:rsidR="006478BF" w:rsidRDefault="006478BF" w:rsidP="00595F3D">
      <w:pPr>
        <w:pStyle w:val="normal0"/>
        <w:widowControl w:val="0"/>
        <w:spacing w:line="240" w:lineRule="auto"/>
      </w:pPr>
      <w:proofErr w:type="gramStart"/>
      <w:r>
        <w:t>reference</w:t>
      </w:r>
      <w:proofErr w:type="gramEnd"/>
      <w:r>
        <w:t xml:space="preserve"> here a table that will tell us what those species are. Maybe in the SI? Also a brief table of how many are fish, inverts, etc. and for which species you have info on which nutrient.</w:t>
      </w:r>
    </w:p>
  </w:comment>
  <w:comment w:id="184" w:author="Joey Bernhardt" w:date="2015-12-09T13:51:00Z" w:initials="JB">
    <w:p w14:paraId="52C4D5F6" w14:textId="3B4DEE5E" w:rsidR="006478BF" w:rsidRDefault="006478BF">
      <w:pPr>
        <w:pStyle w:val="CommentText"/>
      </w:pPr>
      <w:r>
        <w:rPr>
          <w:rStyle w:val="CommentReference"/>
        </w:rPr>
        <w:annotationRef/>
      </w:r>
      <w:r>
        <w:t>This isn’t quite true now with some of the new mollusk species</w:t>
      </w:r>
    </w:p>
  </w:comment>
  <w:comment w:id="186" w:author="Matthew Siegle" w:date="2015-12-09T13:47:00Z" w:initials="">
    <w:p w14:paraId="365A2997" w14:textId="77777777" w:rsidR="006478BF" w:rsidRDefault="006478BF" w:rsidP="00595F3D">
      <w:pPr>
        <w:pStyle w:val="normal0"/>
        <w:widowControl w:val="0"/>
        <w:spacing w:line="240" w:lineRule="auto"/>
      </w:pPr>
      <w:proofErr w:type="gramStart"/>
      <w:r>
        <w:t>brief</w:t>
      </w:r>
      <w:proofErr w:type="gramEnd"/>
      <w:r>
        <w:t xml:space="preserve"> description of this</w:t>
      </w:r>
    </w:p>
  </w:comment>
  <w:comment w:id="192" w:author="Joey Bernhardt" w:date="2015-12-09T13:52:00Z" w:initials="JB">
    <w:p w14:paraId="37BE6E9B" w14:textId="3E02FAF2" w:rsidR="006478BF" w:rsidRDefault="006478BF">
      <w:pPr>
        <w:pStyle w:val="CommentText"/>
      </w:pPr>
      <w:r>
        <w:rPr>
          <w:rStyle w:val="CommentReference"/>
        </w:rPr>
        <w:annotationRef/>
      </w:r>
      <w:proofErr w:type="gramStart"/>
      <w:r>
        <w:t>need</w:t>
      </w:r>
      <w:proofErr w:type="gramEnd"/>
      <w:r>
        <w:t xml:space="preserve"> to add in details on the multivariate stats.</w:t>
      </w:r>
    </w:p>
  </w:comment>
  <w:comment w:id="206" w:author="Mary O'Connor" w:date="2015-12-09T13:47:00Z" w:initials="">
    <w:p w14:paraId="3BFA4EE9" w14:textId="77777777" w:rsidR="006478BF" w:rsidRDefault="006478BF" w:rsidP="00595F3D">
      <w:pPr>
        <w:pStyle w:val="normal0"/>
        <w:widowControl w:val="0"/>
        <w:spacing w:line="240" w:lineRule="auto"/>
      </w:pPr>
      <w:proofErr w:type="gramStart"/>
      <w:r>
        <w:t>we</w:t>
      </w:r>
      <w:proofErr w:type="gramEnd"/>
      <w:r>
        <w:t xml:space="preserve"> need to report all of them. You could say here we averaged these models with delta </w:t>
      </w:r>
      <w:proofErr w:type="spellStart"/>
      <w:r>
        <w:t>vals</w:t>
      </w:r>
      <w:proofErr w:type="spellEnd"/>
      <w:r>
        <w:t xml:space="preserve"> &lt; 2</w:t>
      </w:r>
    </w:p>
  </w:comment>
  <w:comment w:id="207" w:author="Joey Bernhardt" w:date="2015-12-09T13:47:00Z" w:initials="">
    <w:p w14:paraId="0CB21E4F" w14:textId="77777777" w:rsidR="006478BF" w:rsidRDefault="006478BF" w:rsidP="00595F3D">
      <w:pPr>
        <w:pStyle w:val="normal0"/>
        <w:widowControl w:val="0"/>
        <w:spacing w:line="240" w:lineRule="auto"/>
      </w:pPr>
      <w:proofErr w:type="gramStart"/>
      <w:r>
        <w:t>ok</w:t>
      </w:r>
      <w:proofErr w:type="gramEnd"/>
      <w:r>
        <w:t xml:space="preserve"> yes, will do</w:t>
      </w:r>
    </w:p>
  </w:comment>
  <w:comment w:id="338" w:author="Joey Bernhardt" w:date="2015-12-09T14:13:00Z" w:initials="">
    <w:p w14:paraId="73DE6DC1" w14:textId="77777777" w:rsidR="006478BF" w:rsidRDefault="006478BF" w:rsidP="00A91F6C">
      <w:pPr>
        <w:pStyle w:val="normal0"/>
        <w:widowControl w:val="0"/>
        <w:spacing w:line="240" w:lineRule="auto"/>
      </w:pPr>
      <w:proofErr w:type="gramStart"/>
      <w:r>
        <w:t>identify</w:t>
      </w:r>
      <w:proofErr w:type="gramEnd"/>
      <w:r>
        <w:t xml:space="preserve"> these thresholds, and if they vary in direction depending on the nutrient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rdo">
    <w:altName w:val="Times New Roman"/>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8E0D51"/>
    <w:multiLevelType w:val="hybridMultilevel"/>
    <w:tmpl w:val="B94AE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revisionView w:markup="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12202"/>
    <w:rsid w:val="00022C14"/>
    <w:rsid w:val="000B0F80"/>
    <w:rsid w:val="000B6943"/>
    <w:rsid w:val="000D3CFC"/>
    <w:rsid w:val="001149D6"/>
    <w:rsid w:val="00115ABA"/>
    <w:rsid w:val="00130A90"/>
    <w:rsid w:val="001420E8"/>
    <w:rsid w:val="001875F2"/>
    <w:rsid w:val="001B234C"/>
    <w:rsid w:val="001B4C44"/>
    <w:rsid w:val="001C551A"/>
    <w:rsid w:val="001C71A2"/>
    <w:rsid w:val="001D3275"/>
    <w:rsid w:val="001F3FC5"/>
    <w:rsid w:val="0024109E"/>
    <w:rsid w:val="00246CFA"/>
    <w:rsid w:val="0026342E"/>
    <w:rsid w:val="002E2FBB"/>
    <w:rsid w:val="002F535C"/>
    <w:rsid w:val="00313B44"/>
    <w:rsid w:val="003307D9"/>
    <w:rsid w:val="003400D1"/>
    <w:rsid w:val="00387237"/>
    <w:rsid w:val="00397AD7"/>
    <w:rsid w:val="003F13B2"/>
    <w:rsid w:val="003F24E2"/>
    <w:rsid w:val="004174B2"/>
    <w:rsid w:val="00441F68"/>
    <w:rsid w:val="00442796"/>
    <w:rsid w:val="00445BB7"/>
    <w:rsid w:val="00460410"/>
    <w:rsid w:val="004E60E0"/>
    <w:rsid w:val="005118D6"/>
    <w:rsid w:val="005163B3"/>
    <w:rsid w:val="00550F29"/>
    <w:rsid w:val="00595F3D"/>
    <w:rsid w:val="005C222B"/>
    <w:rsid w:val="005F3207"/>
    <w:rsid w:val="006353BD"/>
    <w:rsid w:val="006478BF"/>
    <w:rsid w:val="006745AE"/>
    <w:rsid w:val="00700CED"/>
    <w:rsid w:val="007135B0"/>
    <w:rsid w:val="007A4551"/>
    <w:rsid w:val="007E4AFF"/>
    <w:rsid w:val="00802184"/>
    <w:rsid w:val="00825A32"/>
    <w:rsid w:val="00825FEB"/>
    <w:rsid w:val="00843D4A"/>
    <w:rsid w:val="008C72B4"/>
    <w:rsid w:val="008F5925"/>
    <w:rsid w:val="00904159"/>
    <w:rsid w:val="00931E43"/>
    <w:rsid w:val="00932779"/>
    <w:rsid w:val="00937692"/>
    <w:rsid w:val="00952BF7"/>
    <w:rsid w:val="00975290"/>
    <w:rsid w:val="00987BEF"/>
    <w:rsid w:val="00996881"/>
    <w:rsid w:val="009A2EDD"/>
    <w:rsid w:val="009A5E5D"/>
    <w:rsid w:val="009C348C"/>
    <w:rsid w:val="009D175E"/>
    <w:rsid w:val="009E6056"/>
    <w:rsid w:val="00A11176"/>
    <w:rsid w:val="00A24A1E"/>
    <w:rsid w:val="00A26FDF"/>
    <w:rsid w:val="00A463B7"/>
    <w:rsid w:val="00A543D7"/>
    <w:rsid w:val="00A91F6C"/>
    <w:rsid w:val="00B17699"/>
    <w:rsid w:val="00B3189C"/>
    <w:rsid w:val="00B34778"/>
    <w:rsid w:val="00BB72C7"/>
    <w:rsid w:val="00C1503E"/>
    <w:rsid w:val="00C3791E"/>
    <w:rsid w:val="00C52195"/>
    <w:rsid w:val="00D0434B"/>
    <w:rsid w:val="00D067EE"/>
    <w:rsid w:val="00D42066"/>
    <w:rsid w:val="00D57615"/>
    <w:rsid w:val="00D81216"/>
    <w:rsid w:val="00D8506F"/>
    <w:rsid w:val="00DA5BD0"/>
    <w:rsid w:val="00DB544C"/>
    <w:rsid w:val="00DC1B3B"/>
    <w:rsid w:val="00DF3C4B"/>
    <w:rsid w:val="00E0744F"/>
    <w:rsid w:val="00ED1029"/>
    <w:rsid w:val="00EE44E9"/>
    <w:rsid w:val="00EE6A99"/>
    <w:rsid w:val="00F40769"/>
    <w:rsid w:val="00F72AE5"/>
    <w:rsid w:val="00F76EBD"/>
    <w:rsid w:val="00F94CC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16</Pages>
  <Words>3375</Words>
  <Characters>19244</Characters>
  <Application>Microsoft Macintosh Word</Application>
  <DocSecurity>0</DocSecurity>
  <Lines>160</Lines>
  <Paragraphs>45</Paragraphs>
  <ScaleCrop>false</ScaleCrop>
  <Company/>
  <LinksUpToDate>false</LinksUpToDate>
  <CharactersWithSpaces>22574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13</cp:revision>
  <dcterms:created xsi:type="dcterms:W3CDTF">2015-12-16T17:23:00Z</dcterms:created>
  <dcterms:modified xsi:type="dcterms:W3CDTF">2015-12-22T22:50:00Z</dcterms:modified>
</cp:coreProperties>
</file>